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B44AE" w14:textId="26BE972B" w:rsidR="00242D0C" w:rsidRPr="00010C52" w:rsidRDefault="00276F26" w:rsidP="00010C52">
      <w:pPr>
        <w:pStyle w:val="Heading1"/>
        <w:jc w:val="center"/>
        <w:rPr>
          <w:rFonts w:ascii="Times New Roman" w:hAnsi="Times New Roman" w:cs="Times New Roman"/>
          <w:b/>
          <w:bCs/>
          <w:color w:val="auto"/>
          <w:sz w:val="24"/>
          <w:szCs w:val="24"/>
        </w:rPr>
      </w:pPr>
      <w:r w:rsidRPr="00276F26">
        <w:rPr>
          <w:rFonts w:ascii="Times New Roman" w:hAnsi="Times New Roman" w:cs="Times New Roman"/>
          <w:b/>
          <w:bCs/>
          <w:color w:val="auto"/>
          <w:sz w:val="24"/>
          <w:szCs w:val="24"/>
        </w:rPr>
        <w:t xml:space="preserve">Maternal Nutrition Master </w:t>
      </w:r>
      <w:r>
        <w:rPr>
          <w:rFonts w:ascii="Times New Roman" w:hAnsi="Times New Roman" w:cs="Times New Roman"/>
          <w:b/>
          <w:bCs/>
          <w:color w:val="auto"/>
          <w:sz w:val="24"/>
          <w:szCs w:val="24"/>
        </w:rPr>
        <w:t>F</w:t>
      </w:r>
      <w:r w:rsidRPr="00276F26">
        <w:rPr>
          <w:rFonts w:ascii="Times New Roman" w:hAnsi="Times New Roman" w:cs="Times New Roman"/>
          <w:b/>
          <w:bCs/>
          <w:color w:val="auto"/>
          <w:sz w:val="24"/>
          <w:szCs w:val="24"/>
        </w:rPr>
        <w:t>low</w:t>
      </w:r>
    </w:p>
    <w:p w14:paraId="3615FBBA" w14:textId="0D15C1E8" w:rsidR="00276F26" w:rsidRPr="00010C52" w:rsidRDefault="00242D0C" w:rsidP="00276F26">
      <w:pPr>
        <w:spacing w:line="360" w:lineRule="auto"/>
        <w:rPr>
          <w:rFonts w:ascii="Times New Roman" w:hAnsi="Times New Roman" w:cs="Times New Roman"/>
          <w:b/>
          <w:bCs/>
          <w:u w:val="thick"/>
        </w:rPr>
      </w:pPr>
      <w:r w:rsidRPr="00010C52">
        <w:rPr>
          <w:rFonts w:ascii="Times New Roman" w:hAnsi="Times New Roman" w:cs="Times New Roman"/>
          <w:b/>
          <w:bCs/>
          <w:u w:val="thick"/>
        </w:rPr>
        <w:t>Index:</w:t>
      </w:r>
    </w:p>
    <w:p w14:paraId="4F9A955A"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0. Onboarding &amp; User Identification</w:t>
      </w:r>
    </w:p>
    <w:p w14:paraId="78607236" w14:textId="77777777" w:rsidR="00010C52" w:rsidRPr="008130FB" w:rsidRDefault="00010C52" w:rsidP="008130FB">
      <w:pPr>
        <w:spacing w:line="360" w:lineRule="auto"/>
        <w:rPr>
          <w:rFonts w:ascii="Times New Roman" w:hAnsi="Times New Roman" w:cs="Times New Roman"/>
          <w:lang w:val="en-IN"/>
        </w:rPr>
      </w:pPr>
      <w:r w:rsidRPr="008130FB">
        <w:rPr>
          <w:rFonts w:ascii="Times New Roman" w:hAnsi="Times New Roman" w:cs="Times New Roman"/>
          <w:lang w:val="en-IN"/>
        </w:rPr>
        <w:t>0.1 Welcome &amp; Consent</w:t>
      </w:r>
      <w:r w:rsidRPr="008130FB">
        <w:rPr>
          <w:rFonts w:ascii="Times New Roman" w:hAnsi="Times New Roman" w:cs="Times New Roman"/>
          <w:lang w:val="en-IN"/>
        </w:rPr>
        <w:br/>
        <w:t>0.2 User Type Selection</w:t>
      </w:r>
    </w:p>
    <w:p w14:paraId="270A7DA0" w14:textId="77777777" w:rsidR="00010C52" w:rsidRPr="008130FB" w:rsidRDefault="00010C52" w:rsidP="002F303D">
      <w:pPr>
        <w:numPr>
          <w:ilvl w:val="0"/>
          <w:numId w:val="41"/>
        </w:numPr>
        <w:spacing w:line="276" w:lineRule="auto"/>
        <w:rPr>
          <w:rFonts w:ascii="Times New Roman" w:hAnsi="Times New Roman" w:cs="Times New Roman"/>
          <w:lang w:val="en-IN"/>
        </w:rPr>
      </w:pPr>
      <w:r w:rsidRPr="008130FB">
        <w:rPr>
          <w:rFonts w:ascii="Times New Roman" w:hAnsi="Times New Roman" w:cs="Times New Roman"/>
          <w:lang w:val="en-IN"/>
        </w:rPr>
        <w:t>Pregnant / Lactating Woman</w:t>
      </w:r>
    </w:p>
    <w:p w14:paraId="58822E47" w14:textId="77777777" w:rsidR="00010C52" w:rsidRPr="008130FB" w:rsidRDefault="00010C52" w:rsidP="002F303D">
      <w:pPr>
        <w:numPr>
          <w:ilvl w:val="0"/>
          <w:numId w:val="41"/>
        </w:numPr>
        <w:spacing w:line="276" w:lineRule="auto"/>
        <w:rPr>
          <w:rFonts w:ascii="Times New Roman" w:hAnsi="Times New Roman" w:cs="Times New Roman"/>
          <w:lang w:val="en-IN"/>
        </w:rPr>
      </w:pPr>
      <w:r w:rsidRPr="008130FB">
        <w:rPr>
          <w:rFonts w:ascii="Times New Roman" w:hAnsi="Times New Roman" w:cs="Times New Roman"/>
          <w:lang w:val="en-IN"/>
        </w:rPr>
        <w:t>Family Member</w:t>
      </w:r>
    </w:p>
    <w:p w14:paraId="5C78B33C" w14:textId="2ECA1E84" w:rsidR="00010C52" w:rsidRDefault="00010C52" w:rsidP="002F303D">
      <w:pPr>
        <w:numPr>
          <w:ilvl w:val="0"/>
          <w:numId w:val="41"/>
        </w:numPr>
        <w:spacing w:line="276" w:lineRule="auto"/>
        <w:rPr>
          <w:rFonts w:ascii="Times New Roman" w:hAnsi="Times New Roman" w:cs="Times New Roman"/>
          <w:lang w:val="en-IN"/>
        </w:rPr>
      </w:pPr>
      <w:r w:rsidRPr="008130FB">
        <w:rPr>
          <w:rFonts w:ascii="Times New Roman" w:hAnsi="Times New Roman" w:cs="Times New Roman"/>
          <w:lang w:val="en-IN"/>
        </w:rPr>
        <w:t>ASHA / ANM Worker</w:t>
      </w:r>
    </w:p>
    <w:p w14:paraId="2A47034A" w14:textId="4CF30126" w:rsidR="004C07C0" w:rsidRPr="008130FB" w:rsidRDefault="004C07C0" w:rsidP="004C07C0">
      <w:pPr>
        <w:spacing w:line="276" w:lineRule="auto"/>
        <w:rPr>
          <w:rFonts w:ascii="Times New Roman" w:hAnsi="Times New Roman" w:cs="Times New Roman"/>
          <w:lang w:val="en-IN"/>
        </w:rPr>
      </w:pPr>
      <w:r>
        <w:rPr>
          <w:rFonts w:ascii="Times New Roman" w:hAnsi="Times New Roman" w:cs="Times New Roman"/>
          <w:lang w:val="en-IN"/>
        </w:rPr>
        <w:t>0.3 Main Menu</w:t>
      </w:r>
    </w:p>
    <w:p w14:paraId="1D80FCAF"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1. Nutrition &amp; Diet</w:t>
      </w:r>
    </w:p>
    <w:p w14:paraId="786A9106"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1.0 Introduction to Maternal Nutrition</w:t>
      </w:r>
    </w:p>
    <w:p w14:paraId="4BAF672C"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1.1 Eating Habits</w:t>
      </w:r>
    </w:p>
    <w:p w14:paraId="2315D482" w14:textId="77777777" w:rsidR="00010C52" w:rsidRPr="008130FB" w:rsidRDefault="00010C52" w:rsidP="008130FB">
      <w:pPr>
        <w:spacing w:line="360" w:lineRule="auto"/>
        <w:rPr>
          <w:rFonts w:ascii="Times New Roman" w:hAnsi="Times New Roman" w:cs="Times New Roman"/>
          <w:lang w:val="en-IN"/>
        </w:rPr>
      </w:pPr>
      <w:r w:rsidRPr="008130FB">
        <w:rPr>
          <w:rFonts w:ascii="Times New Roman" w:hAnsi="Times New Roman" w:cs="Times New Roman"/>
          <w:lang w:val="en-IN"/>
        </w:rPr>
        <w:t>1.1.a What should I eat during pregnancy?</w:t>
      </w:r>
      <w:r w:rsidRPr="008130FB">
        <w:rPr>
          <w:rFonts w:ascii="Times New Roman" w:hAnsi="Times New Roman" w:cs="Times New Roman"/>
          <w:lang w:val="en-IN"/>
        </w:rPr>
        <w:br/>
        <w:t>1.1.b 24-hour Food Diversity Check (Interactive)</w:t>
      </w:r>
      <w:r w:rsidRPr="008130FB">
        <w:rPr>
          <w:rFonts w:ascii="Times New Roman" w:hAnsi="Times New Roman" w:cs="Times New Roman"/>
          <w:lang w:val="en-IN"/>
        </w:rPr>
        <w:br/>
        <w:t>1.1.c Foods to avoid during pregnancy</w:t>
      </w:r>
      <w:r w:rsidRPr="008130FB">
        <w:rPr>
          <w:rFonts w:ascii="Times New Roman" w:hAnsi="Times New Roman" w:cs="Times New Roman"/>
          <w:lang w:val="en-IN"/>
        </w:rPr>
        <w:br/>
        <w:t>1.1.d Tea/Coffee consumption</w:t>
      </w:r>
    </w:p>
    <w:p w14:paraId="17864AAF"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1.2 Daily Diet Chart</w:t>
      </w:r>
    </w:p>
    <w:p w14:paraId="15EBCBAE" w14:textId="77777777" w:rsidR="00010C52" w:rsidRPr="008130FB" w:rsidRDefault="00010C52" w:rsidP="008130FB">
      <w:pPr>
        <w:spacing w:line="360" w:lineRule="auto"/>
        <w:rPr>
          <w:rFonts w:ascii="Times New Roman" w:hAnsi="Times New Roman" w:cs="Times New Roman"/>
          <w:lang w:val="en-IN"/>
        </w:rPr>
      </w:pPr>
      <w:r w:rsidRPr="008130FB">
        <w:rPr>
          <w:rFonts w:ascii="Times New Roman" w:hAnsi="Times New Roman" w:cs="Times New Roman"/>
          <w:lang w:val="en-IN"/>
        </w:rPr>
        <w:t>1.2.a Sample daily meal plan (morning to bedtime)</w:t>
      </w:r>
      <w:r w:rsidRPr="008130FB">
        <w:rPr>
          <w:rFonts w:ascii="Times New Roman" w:hAnsi="Times New Roman" w:cs="Times New Roman"/>
          <w:lang w:val="en-IN"/>
        </w:rPr>
        <w:br/>
        <w:t>1.2.b Hydration guidance</w:t>
      </w:r>
    </w:p>
    <w:p w14:paraId="11F19D38"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1.3 Supplements</w:t>
      </w:r>
    </w:p>
    <w:p w14:paraId="7D2919FF" w14:textId="77777777" w:rsidR="00010C52" w:rsidRPr="008130FB" w:rsidRDefault="00010C52" w:rsidP="008130FB">
      <w:pPr>
        <w:spacing w:line="360" w:lineRule="auto"/>
        <w:rPr>
          <w:rFonts w:ascii="Times New Roman" w:hAnsi="Times New Roman" w:cs="Times New Roman"/>
          <w:lang w:val="en-IN"/>
        </w:rPr>
      </w:pPr>
      <w:r w:rsidRPr="008130FB">
        <w:rPr>
          <w:rFonts w:ascii="Times New Roman" w:hAnsi="Times New Roman" w:cs="Times New Roman"/>
          <w:lang w:val="en-IN"/>
        </w:rPr>
        <w:t>1.3.a Importance of IFA</w:t>
      </w:r>
      <w:r w:rsidRPr="008130FB">
        <w:rPr>
          <w:rFonts w:ascii="Times New Roman" w:hAnsi="Times New Roman" w:cs="Times New Roman"/>
          <w:lang w:val="en-IN"/>
        </w:rPr>
        <w:br/>
        <w:t>1.3.b How to increase iron intake</w:t>
      </w:r>
      <w:r w:rsidRPr="008130FB">
        <w:rPr>
          <w:rFonts w:ascii="Times New Roman" w:hAnsi="Times New Roman" w:cs="Times New Roman"/>
          <w:lang w:val="en-IN"/>
        </w:rPr>
        <w:br/>
        <w:t>1.3.c How to increase calcium intake</w:t>
      </w:r>
      <w:r w:rsidRPr="008130FB">
        <w:rPr>
          <w:rFonts w:ascii="Times New Roman" w:hAnsi="Times New Roman" w:cs="Times New Roman"/>
          <w:lang w:val="en-IN"/>
        </w:rPr>
        <w:br/>
        <w:t>1.3.d Managing IFA side-effects</w:t>
      </w:r>
    </w:p>
    <w:p w14:paraId="2CD755BB"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1.4 Anemia</w:t>
      </w:r>
    </w:p>
    <w:p w14:paraId="5C00B7C8" w14:textId="77777777" w:rsidR="00010C52" w:rsidRPr="008130FB" w:rsidRDefault="00010C52" w:rsidP="008130FB">
      <w:pPr>
        <w:spacing w:line="360" w:lineRule="auto"/>
        <w:rPr>
          <w:rFonts w:ascii="Times New Roman" w:hAnsi="Times New Roman" w:cs="Times New Roman"/>
          <w:lang w:val="en-IN"/>
        </w:rPr>
      </w:pPr>
      <w:r w:rsidRPr="008130FB">
        <w:rPr>
          <w:rFonts w:ascii="Times New Roman" w:hAnsi="Times New Roman" w:cs="Times New Roman"/>
          <w:lang w:val="en-IN"/>
        </w:rPr>
        <w:lastRenderedPageBreak/>
        <w:t>1.4.a What to eat if I’m anemic</w:t>
      </w:r>
      <w:r w:rsidRPr="008130FB">
        <w:rPr>
          <w:rFonts w:ascii="Times New Roman" w:hAnsi="Times New Roman" w:cs="Times New Roman"/>
          <w:lang w:val="en-IN"/>
        </w:rPr>
        <w:br/>
        <w:t>1.4.b Mild, moderate, severe anemia guidance</w:t>
      </w:r>
    </w:p>
    <w:p w14:paraId="22974D1F"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1.5 Weight Gain</w:t>
      </w:r>
    </w:p>
    <w:p w14:paraId="21767375" w14:textId="77777777" w:rsidR="00010C52" w:rsidRPr="008130FB" w:rsidRDefault="00010C52" w:rsidP="008130FB">
      <w:pPr>
        <w:spacing w:line="360" w:lineRule="auto"/>
        <w:rPr>
          <w:rFonts w:ascii="Times New Roman" w:hAnsi="Times New Roman" w:cs="Times New Roman"/>
          <w:lang w:val="en-IN"/>
        </w:rPr>
      </w:pPr>
      <w:r w:rsidRPr="008130FB">
        <w:rPr>
          <w:rFonts w:ascii="Times New Roman" w:hAnsi="Times New Roman" w:cs="Times New Roman"/>
          <w:lang w:val="en-IN"/>
        </w:rPr>
        <w:t>1.5.a Recommended weight gain</w:t>
      </w:r>
      <w:r w:rsidRPr="008130FB">
        <w:rPr>
          <w:rFonts w:ascii="Times New Roman" w:hAnsi="Times New Roman" w:cs="Times New Roman"/>
          <w:lang w:val="en-IN"/>
        </w:rPr>
        <w:br/>
        <w:t>1.5.b If underweight</w:t>
      </w:r>
      <w:r w:rsidRPr="008130FB">
        <w:rPr>
          <w:rFonts w:ascii="Times New Roman" w:hAnsi="Times New Roman" w:cs="Times New Roman"/>
          <w:lang w:val="en-IN"/>
        </w:rPr>
        <w:br/>
        <w:t>1.5.c If overweight</w:t>
      </w:r>
      <w:r w:rsidRPr="008130FB">
        <w:rPr>
          <w:rFonts w:ascii="Times New Roman" w:hAnsi="Times New Roman" w:cs="Times New Roman"/>
          <w:lang w:val="en-IN"/>
        </w:rPr>
        <w:br/>
        <w:t>1.5.d Trimester-wise diet &amp; weight tips</w:t>
      </w:r>
      <w:r w:rsidRPr="008130FB">
        <w:rPr>
          <w:rFonts w:ascii="Times New Roman" w:hAnsi="Times New Roman" w:cs="Times New Roman"/>
          <w:lang w:val="en-IN"/>
        </w:rPr>
        <w:br/>
        <w:t>1.5.e Daily fluid intake</w:t>
      </w:r>
    </w:p>
    <w:p w14:paraId="58381722"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1.6 Important Nutrients</w:t>
      </w:r>
    </w:p>
    <w:p w14:paraId="7ADC6610" w14:textId="77777777" w:rsidR="00010C52" w:rsidRPr="008130FB" w:rsidRDefault="00010C52" w:rsidP="002F303D">
      <w:pPr>
        <w:numPr>
          <w:ilvl w:val="0"/>
          <w:numId w:val="42"/>
        </w:numPr>
        <w:spacing w:line="276" w:lineRule="auto"/>
        <w:rPr>
          <w:rFonts w:ascii="Times New Roman" w:hAnsi="Times New Roman" w:cs="Times New Roman"/>
          <w:lang w:val="en-IN"/>
        </w:rPr>
      </w:pPr>
      <w:r w:rsidRPr="008130FB">
        <w:rPr>
          <w:rFonts w:ascii="Times New Roman" w:hAnsi="Times New Roman" w:cs="Times New Roman"/>
          <w:lang w:val="en-IN"/>
        </w:rPr>
        <w:t>Protein</w:t>
      </w:r>
    </w:p>
    <w:p w14:paraId="74447789" w14:textId="77777777" w:rsidR="00010C52" w:rsidRPr="008130FB" w:rsidRDefault="00010C52" w:rsidP="002F303D">
      <w:pPr>
        <w:numPr>
          <w:ilvl w:val="0"/>
          <w:numId w:val="42"/>
        </w:numPr>
        <w:spacing w:line="276" w:lineRule="auto"/>
        <w:rPr>
          <w:rFonts w:ascii="Times New Roman" w:hAnsi="Times New Roman" w:cs="Times New Roman"/>
          <w:lang w:val="en-IN"/>
        </w:rPr>
      </w:pPr>
      <w:r w:rsidRPr="008130FB">
        <w:rPr>
          <w:rFonts w:ascii="Times New Roman" w:hAnsi="Times New Roman" w:cs="Times New Roman"/>
          <w:lang w:val="en-IN"/>
        </w:rPr>
        <w:t>Iron &amp; Folic Acid</w:t>
      </w:r>
    </w:p>
    <w:p w14:paraId="01AAA933" w14:textId="77777777" w:rsidR="00010C52" w:rsidRPr="008130FB" w:rsidRDefault="00010C52" w:rsidP="002F303D">
      <w:pPr>
        <w:numPr>
          <w:ilvl w:val="0"/>
          <w:numId w:val="42"/>
        </w:numPr>
        <w:spacing w:line="276" w:lineRule="auto"/>
        <w:rPr>
          <w:rFonts w:ascii="Times New Roman" w:hAnsi="Times New Roman" w:cs="Times New Roman"/>
          <w:lang w:val="en-IN"/>
        </w:rPr>
      </w:pPr>
      <w:r w:rsidRPr="008130FB">
        <w:rPr>
          <w:rFonts w:ascii="Times New Roman" w:hAnsi="Times New Roman" w:cs="Times New Roman"/>
          <w:lang w:val="en-IN"/>
        </w:rPr>
        <w:t>Calcium</w:t>
      </w:r>
    </w:p>
    <w:p w14:paraId="0B29C8B2" w14:textId="77777777" w:rsidR="00010C52" w:rsidRPr="008130FB" w:rsidRDefault="00010C52" w:rsidP="002F303D">
      <w:pPr>
        <w:numPr>
          <w:ilvl w:val="0"/>
          <w:numId w:val="42"/>
        </w:numPr>
        <w:spacing w:line="276" w:lineRule="auto"/>
        <w:rPr>
          <w:rFonts w:ascii="Times New Roman" w:hAnsi="Times New Roman" w:cs="Times New Roman"/>
          <w:lang w:val="en-IN"/>
        </w:rPr>
      </w:pPr>
      <w:r w:rsidRPr="008130FB">
        <w:rPr>
          <w:rFonts w:ascii="Times New Roman" w:hAnsi="Times New Roman" w:cs="Times New Roman"/>
          <w:lang w:val="en-IN"/>
        </w:rPr>
        <w:t>Iodine</w:t>
      </w:r>
    </w:p>
    <w:p w14:paraId="25CB4D99" w14:textId="71A7E02C" w:rsidR="00010C52" w:rsidRPr="008130FB" w:rsidRDefault="00010C52" w:rsidP="002F303D">
      <w:pPr>
        <w:numPr>
          <w:ilvl w:val="0"/>
          <w:numId w:val="42"/>
        </w:numPr>
        <w:spacing w:line="276" w:lineRule="auto"/>
        <w:rPr>
          <w:rFonts w:ascii="Times New Roman" w:hAnsi="Times New Roman" w:cs="Times New Roman"/>
          <w:lang w:val="en-IN"/>
        </w:rPr>
      </w:pPr>
      <w:r w:rsidRPr="008130FB">
        <w:rPr>
          <w:rFonts w:ascii="Times New Roman" w:hAnsi="Times New Roman" w:cs="Times New Roman"/>
          <w:lang w:val="en-IN"/>
        </w:rPr>
        <w:t>Vitamin A</w:t>
      </w:r>
    </w:p>
    <w:p w14:paraId="036CB08A"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2. Post-Partum &amp; Newborn Care</w:t>
      </w:r>
    </w:p>
    <w:p w14:paraId="7BBD5C52" w14:textId="0FBC544C"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 xml:space="preserve">2.0 </w:t>
      </w:r>
      <w:r w:rsidR="008130FB" w:rsidRPr="008130FB">
        <w:rPr>
          <w:rFonts w:ascii="Times New Roman" w:hAnsi="Times New Roman" w:cs="Times New Roman"/>
          <w:b/>
          <w:bCs/>
          <w:lang w:val="en-IN"/>
        </w:rPr>
        <w:t>Intro Message</w:t>
      </w:r>
    </w:p>
    <w:p w14:paraId="2A8BACDA"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2.1 Breastfeeding</w:t>
      </w:r>
    </w:p>
    <w:p w14:paraId="4B72F2CC" w14:textId="77777777" w:rsidR="00010C52" w:rsidRPr="008130FB" w:rsidRDefault="00010C52" w:rsidP="008130FB">
      <w:pPr>
        <w:spacing w:line="360" w:lineRule="auto"/>
        <w:rPr>
          <w:rFonts w:ascii="Times New Roman" w:hAnsi="Times New Roman" w:cs="Times New Roman"/>
          <w:lang w:val="en-IN"/>
        </w:rPr>
      </w:pPr>
      <w:r w:rsidRPr="008130FB">
        <w:rPr>
          <w:rFonts w:ascii="Times New Roman" w:hAnsi="Times New Roman" w:cs="Times New Roman"/>
          <w:lang w:val="en-IN"/>
        </w:rPr>
        <w:t>2.1.a When to start breastfeeding</w:t>
      </w:r>
      <w:r w:rsidRPr="008130FB">
        <w:rPr>
          <w:rFonts w:ascii="Times New Roman" w:hAnsi="Times New Roman" w:cs="Times New Roman"/>
          <w:lang w:val="en-IN"/>
        </w:rPr>
        <w:br/>
        <w:t>2.1.b Exclusive breastfeeding (0–6 months)</w:t>
      </w:r>
      <w:r w:rsidRPr="008130FB">
        <w:rPr>
          <w:rFonts w:ascii="Times New Roman" w:hAnsi="Times New Roman" w:cs="Times New Roman"/>
          <w:lang w:val="en-IN"/>
        </w:rPr>
        <w:br/>
        <w:t>2.1.c Low milk concerns</w:t>
      </w:r>
      <w:r w:rsidRPr="008130FB">
        <w:rPr>
          <w:rFonts w:ascii="Times New Roman" w:hAnsi="Times New Roman" w:cs="Times New Roman"/>
          <w:lang w:val="en-IN"/>
        </w:rPr>
        <w:br/>
        <w:t>2.1.d Who can help with breastfeeding</w:t>
      </w:r>
      <w:r w:rsidRPr="008130FB">
        <w:rPr>
          <w:rFonts w:ascii="Times New Roman" w:hAnsi="Times New Roman" w:cs="Times New Roman"/>
          <w:lang w:val="en-IN"/>
        </w:rPr>
        <w:br/>
        <w:t>2.1.e Duration of breastfeeding</w:t>
      </w:r>
      <w:r w:rsidRPr="008130FB">
        <w:rPr>
          <w:rFonts w:ascii="Times New Roman" w:hAnsi="Times New Roman" w:cs="Times New Roman"/>
          <w:lang w:val="en-IN"/>
        </w:rPr>
        <w:br/>
        <w:t>2.1.f Breastfeeding best practices</w:t>
      </w:r>
    </w:p>
    <w:p w14:paraId="13D96084"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2.2 Vaccination</w:t>
      </w:r>
    </w:p>
    <w:p w14:paraId="15586AB8" w14:textId="77777777" w:rsidR="00010C52" w:rsidRPr="008130FB" w:rsidRDefault="00010C52" w:rsidP="008130FB">
      <w:pPr>
        <w:spacing w:line="360" w:lineRule="auto"/>
        <w:rPr>
          <w:rFonts w:ascii="Times New Roman" w:hAnsi="Times New Roman" w:cs="Times New Roman"/>
          <w:lang w:val="en-IN"/>
        </w:rPr>
      </w:pPr>
      <w:r w:rsidRPr="008130FB">
        <w:rPr>
          <w:rFonts w:ascii="Times New Roman" w:hAnsi="Times New Roman" w:cs="Times New Roman"/>
          <w:lang w:val="en-IN"/>
        </w:rPr>
        <w:t>2.2.a Vaccines at birth &amp; schedule</w:t>
      </w:r>
      <w:r w:rsidRPr="008130FB">
        <w:rPr>
          <w:rFonts w:ascii="Times New Roman" w:hAnsi="Times New Roman" w:cs="Times New Roman"/>
          <w:lang w:val="en-IN"/>
        </w:rPr>
        <w:br/>
        <w:t>2.2.b Why vaccination is important</w:t>
      </w:r>
    </w:p>
    <w:p w14:paraId="7C02C23F"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2.3 Newborn Danger Signs</w:t>
      </w:r>
    </w:p>
    <w:p w14:paraId="10E2EDF1" w14:textId="77777777" w:rsidR="00010C52" w:rsidRPr="008130FB" w:rsidRDefault="00010C52" w:rsidP="002F303D">
      <w:pPr>
        <w:numPr>
          <w:ilvl w:val="0"/>
          <w:numId w:val="43"/>
        </w:numPr>
        <w:spacing w:line="276" w:lineRule="auto"/>
        <w:rPr>
          <w:rFonts w:ascii="Times New Roman" w:hAnsi="Times New Roman" w:cs="Times New Roman"/>
          <w:lang w:val="en-IN"/>
        </w:rPr>
      </w:pPr>
      <w:r w:rsidRPr="008130FB">
        <w:rPr>
          <w:rFonts w:ascii="Times New Roman" w:hAnsi="Times New Roman" w:cs="Times New Roman"/>
          <w:lang w:val="en-IN"/>
        </w:rPr>
        <w:lastRenderedPageBreak/>
        <w:t>When to seek immediate care</w:t>
      </w:r>
    </w:p>
    <w:p w14:paraId="572EB4A6" w14:textId="21EC008A" w:rsidR="00010C52" w:rsidRPr="008130FB" w:rsidRDefault="00010C52" w:rsidP="002F303D">
      <w:pPr>
        <w:numPr>
          <w:ilvl w:val="0"/>
          <w:numId w:val="43"/>
        </w:numPr>
        <w:spacing w:line="276" w:lineRule="auto"/>
        <w:rPr>
          <w:rFonts w:ascii="Times New Roman" w:hAnsi="Times New Roman" w:cs="Times New Roman"/>
          <w:lang w:val="en-IN"/>
        </w:rPr>
      </w:pPr>
      <w:commentRangeStart w:id="0"/>
      <w:r w:rsidRPr="008130FB">
        <w:rPr>
          <w:rFonts w:ascii="Times New Roman" w:hAnsi="Times New Roman" w:cs="Times New Roman"/>
          <w:lang w:val="en-IN"/>
        </w:rPr>
        <w:t>Aanganwadi</w:t>
      </w:r>
      <w:commentRangeEnd w:id="0"/>
      <w:r w:rsidR="002C1290" w:rsidRPr="008130FB">
        <w:rPr>
          <w:rStyle w:val="CommentReference"/>
          <w:rFonts w:ascii="Times New Roman" w:hAnsi="Times New Roman" w:cs="Times New Roman"/>
          <w:sz w:val="24"/>
          <w:szCs w:val="24"/>
          <w:lang w:val="en-IN"/>
        </w:rPr>
        <w:commentReference w:id="0"/>
      </w:r>
      <w:r w:rsidRPr="008130FB">
        <w:rPr>
          <w:rFonts w:ascii="Times New Roman" w:hAnsi="Times New Roman" w:cs="Times New Roman"/>
          <w:lang w:val="en-IN"/>
        </w:rPr>
        <w:t xml:space="preserve"> / health centre referral</w:t>
      </w:r>
    </w:p>
    <w:p w14:paraId="35D51CA5"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3. Exercise &amp; Physical Activity</w:t>
      </w:r>
    </w:p>
    <w:p w14:paraId="4BB8C5B3" w14:textId="77777777" w:rsidR="00010C52" w:rsidRPr="008130FB" w:rsidRDefault="00010C52" w:rsidP="008130FB">
      <w:pPr>
        <w:spacing w:line="360" w:lineRule="auto"/>
        <w:rPr>
          <w:rFonts w:ascii="Times New Roman" w:hAnsi="Times New Roman" w:cs="Times New Roman"/>
          <w:lang w:val="en-IN"/>
        </w:rPr>
      </w:pPr>
      <w:r w:rsidRPr="008130FB">
        <w:rPr>
          <w:rFonts w:ascii="Times New Roman" w:hAnsi="Times New Roman" w:cs="Times New Roman"/>
          <w:lang w:val="en-IN"/>
        </w:rPr>
        <w:t>3.a Safety of exercise during pregnancy</w:t>
      </w:r>
      <w:r w:rsidRPr="008130FB">
        <w:rPr>
          <w:rFonts w:ascii="Times New Roman" w:hAnsi="Times New Roman" w:cs="Times New Roman"/>
          <w:lang w:val="en-IN"/>
        </w:rPr>
        <w:br/>
        <w:t>3.b Weekly activity recommendations</w:t>
      </w:r>
      <w:r w:rsidRPr="008130FB">
        <w:rPr>
          <w:rFonts w:ascii="Times New Roman" w:hAnsi="Times New Roman" w:cs="Times New Roman"/>
          <w:lang w:val="en-IN"/>
        </w:rPr>
        <w:br/>
        <w:t>3.c Safe exercises</w:t>
      </w:r>
      <w:r w:rsidRPr="008130FB">
        <w:rPr>
          <w:rFonts w:ascii="Times New Roman" w:hAnsi="Times New Roman" w:cs="Times New Roman"/>
          <w:lang w:val="en-IN"/>
        </w:rPr>
        <w:br/>
        <w:t>3.d Benefits of exercise</w:t>
      </w:r>
      <w:r w:rsidRPr="008130FB">
        <w:rPr>
          <w:rFonts w:ascii="Times New Roman" w:hAnsi="Times New Roman" w:cs="Times New Roman"/>
          <w:lang w:val="en-IN"/>
        </w:rPr>
        <w:br/>
        <w:t>3.e Exercise for overweight women</w:t>
      </w:r>
      <w:r w:rsidRPr="008130FB">
        <w:rPr>
          <w:rFonts w:ascii="Times New Roman" w:hAnsi="Times New Roman" w:cs="Times New Roman"/>
          <w:lang w:val="en-IN"/>
        </w:rPr>
        <w:br/>
        <w:t>3.f Activities to avoid</w:t>
      </w:r>
      <w:r w:rsidRPr="008130FB">
        <w:rPr>
          <w:rFonts w:ascii="Times New Roman" w:hAnsi="Times New Roman" w:cs="Times New Roman"/>
          <w:lang w:val="en-IN"/>
        </w:rPr>
        <w:br/>
        <w:t>3.g Activity Planner (Interactive)</w:t>
      </w:r>
    </w:p>
    <w:p w14:paraId="0A85431D" w14:textId="675C1B54" w:rsidR="00010C52" w:rsidRPr="008130FB" w:rsidRDefault="00010C52" w:rsidP="002F303D">
      <w:pPr>
        <w:numPr>
          <w:ilvl w:val="0"/>
          <w:numId w:val="44"/>
        </w:numPr>
        <w:spacing w:line="276" w:lineRule="auto"/>
        <w:rPr>
          <w:rFonts w:ascii="Times New Roman" w:hAnsi="Times New Roman" w:cs="Times New Roman"/>
          <w:lang w:val="en-IN"/>
        </w:rPr>
      </w:pPr>
      <w:r w:rsidRPr="008130FB">
        <w:rPr>
          <w:rFonts w:ascii="Times New Roman" w:hAnsi="Times New Roman" w:cs="Times New Roman"/>
          <w:lang w:val="en-IN"/>
        </w:rPr>
        <w:t>Walking</w:t>
      </w:r>
    </w:p>
    <w:p w14:paraId="356C7645" w14:textId="77777777" w:rsidR="00010C52" w:rsidRPr="008130FB" w:rsidRDefault="00010C52" w:rsidP="002F303D">
      <w:pPr>
        <w:numPr>
          <w:ilvl w:val="0"/>
          <w:numId w:val="44"/>
        </w:numPr>
        <w:spacing w:line="276" w:lineRule="auto"/>
        <w:rPr>
          <w:rFonts w:ascii="Times New Roman" w:hAnsi="Times New Roman" w:cs="Times New Roman"/>
          <w:lang w:val="en-IN"/>
        </w:rPr>
      </w:pPr>
      <w:r w:rsidRPr="008130FB">
        <w:rPr>
          <w:rFonts w:ascii="Times New Roman" w:hAnsi="Times New Roman" w:cs="Times New Roman"/>
          <w:lang w:val="en-IN"/>
        </w:rPr>
        <w:t>Yoga / Stretching</w:t>
      </w:r>
    </w:p>
    <w:p w14:paraId="6FF4CF21" w14:textId="49BCC4F4" w:rsidR="00010C52" w:rsidRPr="008130FB" w:rsidRDefault="00010C52" w:rsidP="002F303D">
      <w:pPr>
        <w:numPr>
          <w:ilvl w:val="0"/>
          <w:numId w:val="44"/>
        </w:numPr>
        <w:spacing w:line="276" w:lineRule="auto"/>
        <w:rPr>
          <w:rFonts w:ascii="Times New Roman" w:hAnsi="Times New Roman" w:cs="Times New Roman"/>
          <w:lang w:val="en-IN"/>
        </w:rPr>
      </w:pPr>
      <w:r w:rsidRPr="008130FB">
        <w:rPr>
          <w:rFonts w:ascii="Times New Roman" w:hAnsi="Times New Roman" w:cs="Times New Roman"/>
          <w:lang w:val="en-IN"/>
        </w:rPr>
        <w:t>Household chores</w:t>
      </w:r>
    </w:p>
    <w:p w14:paraId="1DBB06C6"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4. ANC Visits &amp; Mamta Diwas</w:t>
      </w:r>
    </w:p>
    <w:p w14:paraId="2AFF8F0E" w14:textId="7E49820F"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4.1 ANC Schedule</w:t>
      </w:r>
      <w:r w:rsidR="008130FB" w:rsidRPr="008130FB">
        <w:rPr>
          <w:rFonts w:ascii="Times New Roman" w:hAnsi="Times New Roman" w:cs="Times New Roman"/>
          <w:b/>
          <w:bCs/>
          <w:lang w:val="en-IN"/>
        </w:rPr>
        <w:t xml:space="preserve"> (Intro message)</w:t>
      </w:r>
    </w:p>
    <w:p w14:paraId="46857520" w14:textId="0E99E2F8" w:rsidR="00010C52" w:rsidRPr="008130FB" w:rsidRDefault="00010C52" w:rsidP="008130FB">
      <w:pPr>
        <w:spacing w:line="360" w:lineRule="auto"/>
        <w:rPr>
          <w:rFonts w:ascii="Times New Roman" w:hAnsi="Times New Roman" w:cs="Times New Roman"/>
          <w:lang w:val="en-IN"/>
        </w:rPr>
      </w:pPr>
      <w:r w:rsidRPr="008130FB">
        <w:rPr>
          <w:rFonts w:ascii="Times New Roman" w:hAnsi="Times New Roman" w:cs="Times New Roman"/>
          <w:lang w:val="en-IN"/>
        </w:rPr>
        <w:t>4.2 What happens during ANC visits</w:t>
      </w:r>
      <w:r w:rsidRPr="008130FB">
        <w:rPr>
          <w:rFonts w:ascii="Times New Roman" w:hAnsi="Times New Roman" w:cs="Times New Roman"/>
          <w:lang w:val="en-IN"/>
        </w:rPr>
        <w:br/>
        <w:t>4.3 Importance of regular ANC</w:t>
      </w:r>
      <w:r w:rsidRPr="008130FB">
        <w:rPr>
          <w:rFonts w:ascii="Times New Roman" w:hAnsi="Times New Roman" w:cs="Times New Roman"/>
          <w:lang w:val="en-IN"/>
        </w:rPr>
        <w:br/>
        <w:t>4.4 Danger signs between visits</w:t>
      </w:r>
      <w:r w:rsidRPr="008130FB">
        <w:rPr>
          <w:rFonts w:ascii="Times New Roman" w:hAnsi="Times New Roman" w:cs="Times New Roman"/>
          <w:lang w:val="en-IN"/>
        </w:rPr>
        <w:br/>
        <w:t>4.5 Role of ASHA / ANM</w:t>
      </w:r>
      <w:r w:rsidRPr="008130FB">
        <w:rPr>
          <w:rFonts w:ascii="Times New Roman" w:hAnsi="Times New Roman" w:cs="Times New Roman"/>
          <w:lang w:val="en-IN"/>
        </w:rPr>
        <w:br/>
        <w:t>4.6 VHSND / Mamta Diwas</w:t>
      </w:r>
    </w:p>
    <w:p w14:paraId="08EB2319"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5. High-Risk / Gestational Conditions</w:t>
      </w:r>
    </w:p>
    <w:p w14:paraId="3FAE1AB9"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5.0 Introduction to High-Risk Pregnancy</w:t>
      </w:r>
    </w:p>
    <w:p w14:paraId="1543FE3B"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5.1 Anemia</w:t>
      </w:r>
    </w:p>
    <w:p w14:paraId="6C7CDACC" w14:textId="77777777" w:rsidR="00010C52" w:rsidRPr="008130FB" w:rsidRDefault="00010C52" w:rsidP="008130FB">
      <w:pPr>
        <w:spacing w:line="360" w:lineRule="auto"/>
        <w:rPr>
          <w:rFonts w:ascii="Times New Roman" w:hAnsi="Times New Roman" w:cs="Times New Roman"/>
          <w:lang w:val="en-IN"/>
        </w:rPr>
      </w:pPr>
      <w:r w:rsidRPr="008130FB">
        <w:rPr>
          <w:rFonts w:ascii="Times New Roman" w:hAnsi="Times New Roman" w:cs="Times New Roman"/>
          <w:lang w:val="en-IN"/>
        </w:rPr>
        <w:t>5.1.a Causes &amp; diagnosis</w:t>
      </w:r>
      <w:r w:rsidRPr="008130FB">
        <w:rPr>
          <w:rFonts w:ascii="Times New Roman" w:hAnsi="Times New Roman" w:cs="Times New Roman"/>
          <w:lang w:val="en-IN"/>
        </w:rPr>
        <w:br/>
        <w:t>5.1.b Treatment &amp; prevention</w:t>
      </w:r>
      <w:r w:rsidRPr="008130FB">
        <w:rPr>
          <w:rFonts w:ascii="Times New Roman" w:hAnsi="Times New Roman" w:cs="Times New Roman"/>
          <w:lang w:val="en-IN"/>
        </w:rPr>
        <w:br/>
        <w:t>5.1.c Side-effects of IFA</w:t>
      </w:r>
    </w:p>
    <w:p w14:paraId="0CE2BB40"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5.2 High Blood Pressure</w:t>
      </w:r>
    </w:p>
    <w:p w14:paraId="71363288" w14:textId="77777777" w:rsidR="00010C52" w:rsidRPr="008130FB" w:rsidRDefault="00010C52" w:rsidP="008130FB">
      <w:pPr>
        <w:spacing w:line="360" w:lineRule="auto"/>
        <w:rPr>
          <w:rFonts w:ascii="Times New Roman" w:hAnsi="Times New Roman" w:cs="Times New Roman"/>
          <w:lang w:val="en-IN"/>
        </w:rPr>
      </w:pPr>
      <w:r w:rsidRPr="008130FB">
        <w:rPr>
          <w:rFonts w:ascii="Times New Roman" w:hAnsi="Times New Roman" w:cs="Times New Roman"/>
          <w:lang w:val="en-IN"/>
        </w:rPr>
        <w:lastRenderedPageBreak/>
        <w:t>5.2.a What is PIH / Pre-eclampsia</w:t>
      </w:r>
      <w:r w:rsidRPr="008130FB">
        <w:rPr>
          <w:rFonts w:ascii="Times New Roman" w:hAnsi="Times New Roman" w:cs="Times New Roman"/>
          <w:lang w:val="en-IN"/>
        </w:rPr>
        <w:br/>
        <w:t>5.2.b Warning symptoms</w:t>
      </w:r>
      <w:r w:rsidRPr="008130FB">
        <w:rPr>
          <w:rFonts w:ascii="Times New Roman" w:hAnsi="Times New Roman" w:cs="Times New Roman"/>
          <w:lang w:val="en-IN"/>
        </w:rPr>
        <w:br/>
        <w:t>5.2.c Treatment &amp; care</w:t>
      </w:r>
    </w:p>
    <w:p w14:paraId="473D72A8"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5.3 Hypothyroidism</w:t>
      </w:r>
    </w:p>
    <w:p w14:paraId="1B647C90"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5.4 Gestational Diabetes (GDM)</w:t>
      </w:r>
    </w:p>
    <w:p w14:paraId="790B5881" w14:textId="77777777" w:rsidR="00010C52" w:rsidRPr="008130FB" w:rsidRDefault="00010C52" w:rsidP="008130FB">
      <w:pPr>
        <w:spacing w:line="360" w:lineRule="auto"/>
        <w:rPr>
          <w:rFonts w:ascii="Times New Roman" w:hAnsi="Times New Roman" w:cs="Times New Roman"/>
          <w:lang w:val="en-IN"/>
        </w:rPr>
      </w:pPr>
      <w:r w:rsidRPr="008130FB">
        <w:rPr>
          <w:rFonts w:ascii="Times New Roman" w:hAnsi="Times New Roman" w:cs="Times New Roman"/>
          <w:lang w:val="en-IN"/>
        </w:rPr>
        <w:t>5.4.a What is GDM</w:t>
      </w:r>
      <w:r w:rsidRPr="008130FB">
        <w:rPr>
          <w:rFonts w:ascii="Times New Roman" w:hAnsi="Times New Roman" w:cs="Times New Roman"/>
          <w:lang w:val="en-IN"/>
        </w:rPr>
        <w:br/>
        <w:t>5.4.b Symptoms &amp; testing</w:t>
      </w:r>
    </w:p>
    <w:p w14:paraId="434F55E8"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5.5 Infections</w:t>
      </w:r>
    </w:p>
    <w:p w14:paraId="559F87A9" w14:textId="77777777" w:rsidR="00010C52" w:rsidRPr="008130FB" w:rsidRDefault="00010C52" w:rsidP="002F303D">
      <w:pPr>
        <w:numPr>
          <w:ilvl w:val="0"/>
          <w:numId w:val="45"/>
        </w:numPr>
        <w:spacing w:line="360" w:lineRule="auto"/>
        <w:rPr>
          <w:rFonts w:ascii="Times New Roman" w:hAnsi="Times New Roman" w:cs="Times New Roman"/>
          <w:lang w:val="en-IN"/>
        </w:rPr>
      </w:pPr>
      <w:r w:rsidRPr="008130FB">
        <w:rPr>
          <w:rFonts w:ascii="Times New Roman" w:hAnsi="Times New Roman" w:cs="Times New Roman"/>
          <w:lang w:val="en-IN"/>
        </w:rPr>
        <w:t>HIV, Syphilis, Hepatitis B, UTIs</w:t>
      </w:r>
    </w:p>
    <w:p w14:paraId="64244B30"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5.6 Mental Health</w:t>
      </w:r>
    </w:p>
    <w:p w14:paraId="5023A652" w14:textId="41CE65BE" w:rsidR="00010C52" w:rsidRPr="008130FB" w:rsidRDefault="00010C52" w:rsidP="008130FB">
      <w:pPr>
        <w:spacing w:line="360" w:lineRule="auto"/>
        <w:rPr>
          <w:rFonts w:ascii="Times New Roman" w:hAnsi="Times New Roman" w:cs="Times New Roman"/>
          <w:lang w:val="en-IN"/>
        </w:rPr>
      </w:pPr>
      <w:r w:rsidRPr="008130FB">
        <w:rPr>
          <w:rFonts w:ascii="Times New Roman" w:hAnsi="Times New Roman" w:cs="Times New Roman"/>
          <w:lang w:val="en-IN"/>
        </w:rPr>
        <w:t>5.6.a Is anxiety/sadness normal</w:t>
      </w:r>
      <w:r w:rsidRPr="008130FB">
        <w:rPr>
          <w:rFonts w:ascii="Times New Roman" w:hAnsi="Times New Roman" w:cs="Times New Roman"/>
          <w:lang w:val="en-IN"/>
        </w:rPr>
        <w:br/>
        <w:t>5.6.b Managing stress</w:t>
      </w:r>
      <w:r w:rsidRPr="008130FB">
        <w:rPr>
          <w:rFonts w:ascii="Times New Roman" w:hAnsi="Times New Roman" w:cs="Times New Roman"/>
          <w:lang w:val="en-IN"/>
        </w:rPr>
        <w:br/>
        <w:t>5.6.c When to seek help</w:t>
      </w:r>
      <w:r w:rsidRPr="008130FB">
        <w:rPr>
          <w:rFonts w:ascii="Times New Roman" w:hAnsi="Times New Roman" w:cs="Times New Roman"/>
          <w:lang w:val="en-IN"/>
        </w:rPr>
        <w:br/>
        <w:t>5.6.d Family support</w:t>
      </w:r>
      <w:r w:rsidRPr="008130FB">
        <w:rPr>
          <w:rFonts w:ascii="Times New Roman" w:hAnsi="Times New Roman" w:cs="Times New Roman"/>
          <w:lang w:val="en-IN"/>
        </w:rPr>
        <w:br/>
        <w:t>5.6.e Importance of rest &amp; sleep</w:t>
      </w:r>
      <w:r w:rsidRPr="008130FB">
        <w:rPr>
          <w:rFonts w:ascii="Times New Roman" w:hAnsi="Times New Roman" w:cs="Times New Roman"/>
          <w:lang w:val="en-IN"/>
        </w:rPr>
        <w:br/>
        <w:t>5.6.f Loneliness &amp; peer support</w:t>
      </w:r>
      <w:r w:rsidRPr="008130FB">
        <w:rPr>
          <w:rFonts w:ascii="Times New Roman" w:hAnsi="Times New Roman" w:cs="Times New Roman"/>
          <w:lang w:val="en-IN"/>
        </w:rPr>
        <w:br/>
        <w:t>5.6.g Impact of stress on baby</w:t>
      </w:r>
    </w:p>
    <w:p w14:paraId="02B07813"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6. Myths &amp; Misconceptions</w:t>
      </w:r>
    </w:p>
    <w:p w14:paraId="46FB340A"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6.1 Food Myths</w:t>
      </w:r>
    </w:p>
    <w:p w14:paraId="2E0833E3" w14:textId="77777777" w:rsidR="00010C52" w:rsidRPr="008130FB" w:rsidRDefault="00010C52" w:rsidP="002F303D">
      <w:pPr>
        <w:numPr>
          <w:ilvl w:val="0"/>
          <w:numId w:val="46"/>
        </w:numPr>
        <w:spacing w:line="276" w:lineRule="auto"/>
        <w:rPr>
          <w:rFonts w:ascii="Times New Roman" w:hAnsi="Times New Roman" w:cs="Times New Roman"/>
          <w:lang w:val="en-IN"/>
        </w:rPr>
      </w:pPr>
      <w:r w:rsidRPr="008130FB">
        <w:rPr>
          <w:rFonts w:ascii="Times New Roman" w:hAnsi="Times New Roman" w:cs="Times New Roman"/>
          <w:lang w:val="en-IN"/>
        </w:rPr>
        <w:t>Eating less for easy delivery</w:t>
      </w:r>
    </w:p>
    <w:p w14:paraId="0BBB4430" w14:textId="77777777" w:rsidR="00010C52" w:rsidRPr="008130FB" w:rsidRDefault="00010C52" w:rsidP="002F303D">
      <w:pPr>
        <w:numPr>
          <w:ilvl w:val="0"/>
          <w:numId w:val="46"/>
        </w:numPr>
        <w:spacing w:line="276" w:lineRule="auto"/>
        <w:rPr>
          <w:rFonts w:ascii="Times New Roman" w:hAnsi="Times New Roman" w:cs="Times New Roman"/>
          <w:lang w:val="en-IN"/>
        </w:rPr>
      </w:pPr>
      <w:r w:rsidRPr="008130FB">
        <w:rPr>
          <w:rFonts w:ascii="Times New Roman" w:hAnsi="Times New Roman" w:cs="Times New Roman"/>
          <w:lang w:val="en-IN"/>
        </w:rPr>
        <w:t>Tea/coffee myths</w:t>
      </w:r>
    </w:p>
    <w:p w14:paraId="2A33AC2C" w14:textId="77777777" w:rsidR="00010C52" w:rsidRPr="008130FB" w:rsidRDefault="00010C52" w:rsidP="002F303D">
      <w:pPr>
        <w:numPr>
          <w:ilvl w:val="0"/>
          <w:numId w:val="46"/>
        </w:numPr>
        <w:spacing w:line="276" w:lineRule="auto"/>
        <w:rPr>
          <w:rFonts w:ascii="Times New Roman" w:hAnsi="Times New Roman" w:cs="Times New Roman"/>
          <w:lang w:val="en-IN"/>
        </w:rPr>
      </w:pPr>
      <w:r w:rsidRPr="008130FB">
        <w:rPr>
          <w:rFonts w:ascii="Times New Roman" w:hAnsi="Times New Roman" w:cs="Times New Roman"/>
          <w:lang w:val="en-IN"/>
        </w:rPr>
        <w:t>Papaya/banana myths</w:t>
      </w:r>
    </w:p>
    <w:p w14:paraId="1B60D972" w14:textId="77777777" w:rsidR="00010C52" w:rsidRPr="008130FB" w:rsidRDefault="00010C52" w:rsidP="002F303D">
      <w:pPr>
        <w:numPr>
          <w:ilvl w:val="0"/>
          <w:numId w:val="46"/>
        </w:numPr>
        <w:spacing w:line="276" w:lineRule="auto"/>
        <w:rPr>
          <w:rFonts w:ascii="Times New Roman" w:hAnsi="Times New Roman" w:cs="Times New Roman"/>
          <w:lang w:val="en-IN"/>
        </w:rPr>
      </w:pPr>
      <w:r w:rsidRPr="008130FB">
        <w:rPr>
          <w:rFonts w:ascii="Times New Roman" w:hAnsi="Times New Roman" w:cs="Times New Roman"/>
          <w:lang w:val="en-IN"/>
        </w:rPr>
        <w:t>Non-veg food myths</w:t>
      </w:r>
    </w:p>
    <w:p w14:paraId="6D82AC80"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6.2 Medicine Myths</w:t>
      </w:r>
    </w:p>
    <w:p w14:paraId="49208C48" w14:textId="2622091C" w:rsidR="00010C52" w:rsidRPr="008130FB" w:rsidRDefault="00010C52" w:rsidP="002F303D">
      <w:pPr>
        <w:numPr>
          <w:ilvl w:val="0"/>
          <w:numId w:val="47"/>
        </w:numPr>
        <w:spacing w:line="276" w:lineRule="auto"/>
        <w:rPr>
          <w:rFonts w:ascii="Times New Roman" w:hAnsi="Times New Roman" w:cs="Times New Roman"/>
          <w:lang w:val="en-IN"/>
        </w:rPr>
      </w:pPr>
      <w:r w:rsidRPr="008130FB">
        <w:rPr>
          <w:rFonts w:ascii="Times New Roman" w:hAnsi="Times New Roman" w:cs="Times New Roman"/>
          <w:lang w:val="en-IN"/>
        </w:rPr>
        <w:t xml:space="preserve">Iron tablets </w:t>
      </w:r>
    </w:p>
    <w:p w14:paraId="00B281A6" w14:textId="77777777" w:rsidR="00010C52" w:rsidRPr="008130FB" w:rsidRDefault="00010C52" w:rsidP="002F303D">
      <w:pPr>
        <w:numPr>
          <w:ilvl w:val="0"/>
          <w:numId w:val="47"/>
        </w:numPr>
        <w:spacing w:line="276" w:lineRule="auto"/>
        <w:rPr>
          <w:rFonts w:ascii="Times New Roman" w:hAnsi="Times New Roman" w:cs="Times New Roman"/>
          <w:lang w:val="en-IN"/>
        </w:rPr>
      </w:pPr>
      <w:r w:rsidRPr="008130FB">
        <w:rPr>
          <w:rFonts w:ascii="Times New Roman" w:hAnsi="Times New Roman" w:cs="Times New Roman"/>
          <w:lang w:val="en-IN"/>
        </w:rPr>
        <w:t>Skipping supplements</w:t>
      </w:r>
    </w:p>
    <w:p w14:paraId="5B246876" w14:textId="77777777" w:rsidR="00010C52" w:rsidRPr="008130FB" w:rsidRDefault="00010C52" w:rsidP="002F303D">
      <w:pPr>
        <w:numPr>
          <w:ilvl w:val="0"/>
          <w:numId w:val="47"/>
        </w:numPr>
        <w:spacing w:line="276" w:lineRule="auto"/>
        <w:rPr>
          <w:rFonts w:ascii="Times New Roman" w:hAnsi="Times New Roman" w:cs="Times New Roman"/>
          <w:lang w:val="en-IN"/>
        </w:rPr>
      </w:pPr>
      <w:r w:rsidRPr="008130FB">
        <w:rPr>
          <w:rFonts w:ascii="Times New Roman" w:hAnsi="Times New Roman" w:cs="Times New Roman"/>
          <w:lang w:val="en-IN"/>
        </w:rPr>
        <w:lastRenderedPageBreak/>
        <w:t>Calcium &amp; delivery myths</w:t>
      </w:r>
    </w:p>
    <w:p w14:paraId="0964E382" w14:textId="19E0E51D"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6.3 Exercise Myths</w:t>
      </w:r>
    </w:p>
    <w:p w14:paraId="7E78B535"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7. Trimester-Wise Information</w:t>
      </w:r>
    </w:p>
    <w:p w14:paraId="77CCC14A"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7.1 First Trimester (0–12 weeks)</w:t>
      </w:r>
    </w:p>
    <w:p w14:paraId="05202AA6" w14:textId="77777777" w:rsidR="00010C52" w:rsidRPr="008130FB" w:rsidRDefault="00010C52" w:rsidP="002F303D">
      <w:pPr>
        <w:numPr>
          <w:ilvl w:val="0"/>
          <w:numId w:val="48"/>
        </w:numPr>
        <w:spacing w:line="276" w:lineRule="auto"/>
        <w:rPr>
          <w:rFonts w:ascii="Times New Roman" w:hAnsi="Times New Roman" w:cs="Times New Roman"/>
          <w:lang w:val="en-IN"/>
        </w:rPr>
      </w:pPr>
      <w:r w:rsidRPr="008130FB">
        <w:rPr>
          <w:rFonts w:ascii="Times New Roman" w:hAnsi="Times New Roman" w:cs="Times New Roman"/>
          <w:lang w:val="en-IN"/>
        </w:rPr>
        <w:t>What to eat</w:t>
      </w:r>
    </w:p>
    <w:p w14:paraId="3E10D209" w14:textId="77777777" w:rsidR="00010C52" w:rsidRPr="008130FB" w:rsidRDefault="00010C52" w:rsidP="002F303D">
      <w:pPr>
        <w:numPr>
          <w:ilvl w:val="0"/>
          <w:numId w:val="48"/>
        </w:numPr>
        <w:spacing w:line="276" w:lineRule="auto"/>
        <w:rPr>
          <w:rFonts w:ascii="Times New Roman" w:hAnsi="Times New Roman" w:cs="Times New Roman"/>
          <w:lang w:val="en-IN"/>
        </w:rPr>
      </w:pPr>
      <w:r w:rsidRPr="008130FB">
        <w:rPr>
          <w:rFonts w:ascii="Times New Roman" w:hAnsi="Times New Roman" w:cs="Times New Roman"/>
          <w:lang w:val="en-IN"/>
        </w:rPr>
        <w:t>Supplements</w:t>
      </w:r>
    </w:p>
    <w:p w14:paraId="265671CC" w14:textId="77777777" w:rsidR="00010C52" w:rsidRPr="008130FB" w:rsidRDefault="00010C52" w:rsidP="002F303D">
      <w:pPr>
        <w:numPr>
          <w:ilvl w:val="0"/>
          <w:numId w:val="48"/>
        </w:numPr>
        <w:spacing w:line="276" w:lineRule="auto"/>
        <w:rPr>
          <w:rFonts w:ascii="Times New Roman" w:hAnsi="Times New Roman" w:cs="Times New Roman"/>
          <w:lang w:val="en-IN"/>
        </w:rPr>
      </w:pPr>
      <w:r w:rsidRPr="008130FB">
        <w:rPr>
          <w:rFonts w:ascii="Times New Roman" w:hAnsi="Times New Roman" w:cs="Times New Roman"/>
          <w:lang w:val="en-IN"/>
        </w:rPr>
        <w:t>Self-care tips</w:t>
      </w:r>
    </w:p>
    <w:p w14:paraId="5D58605F"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7.2 Second Trimester (13–28 weeks)</w:t>
      </w:r>
    </w:p>
    <w:p w14:paraId="2275FE5F" w14:textId="77777777" w:rsidR="00010C52" w:rsidRPr="008130FB" w:rsidRDefault="00010C52" w:rsidP="002F303D">
      <w:pPr>
        <w:numPr>
          <w:ilvl w:val="0"/>
          <w:numId w:val="49"/>
        </w:numPr>
        <w:spacing w:line="276" w:lineRule="auto"/>
        <w:rPr>
          <w:rFonts w:ascii="Times New Roman" w:hAnsi="Times New Roman" w:cs="Times New Roman"/>
          <w:lang w:val="en-IN"/>
        </w:rPr>
      </w:pPr>
      <w:r w:rsidRPr="008130FB">
        <w:rPr>
          <w:rFonts w:ascii="Times New Roman" w:hAnsi="Times New Roman" w:cs="Times New Roman"/>
          <w:lang w:val="en-IN"/>
        </w:rPr>
        <w:t>What to eat</w:t>
      </w:r>
    </w:p>
    <w:p w14:paraId="23AC3E88" w14:textId="77777777" w:rsidR="00010C52" w:rsidRPr="008130FB" w:rsidRDefault="00010C52" w:rsidP="002F303D">
      <w:pPr>
        <w:numPr>
          <w:ilvl w:val="0"/>
          <w:numId w:val="49"/>
        </w:numPr>
        <w:spacing w:line="276" w:lineRule="auto"/>
        <w:rPr>
          <w:rFonts w:ascii="Times New Roman" w:hAnsi="Times New Roman" w:cs="Times New Roman"/>
          <w:lang w:val="en-IN"/>
        </w:rPr>
      </w:pPr>
      <w:r w:rsidRPr="008130FB">
        <w:rPr>
          <w:rFonts w:ascii="Times New Roman" w:hAnsi="Times New Roman" w:cs="Times New Roman"/>
          <w:lang w:val="en-IN"/>
        </w:rPr>
        <w:t>Supplements</w:t>
      </w:r>
    </w:p>
    <w:p w14:paraId="21E7ADD7" w14:textId="77777777" w:rsidR="00010C52" w:rsidRPr="008130FB" w:rsidRDefault="00010C52" w:rsidP="002F303D">
      <w:pPr>
        <w:numPr>
          <w:ilvl w:val="0"/>
          <w:numId w:val="49"/>
        </w:numPr>
        <w:spacing w:line="276" w:lineRule="auto"/>
        <w:rPr>
          <w:rFonts w:ascii="Times New Roman" w:hAnsi="Times New Roman" w:cs="Times New Roman"/>
          <w:lang w:val="en-IN"/>
        </w:rPr>
      </w:pPr>
      <w:r w:rsidRPr="008130FB">
        <w:rPr>
          <w:rFonts w:ascii="Times New Roman" w:hAnsi="Times New Roman" w:cs="Times New Roman"/>
          <w:lang w:val="en-IN"/>
        </w:rPr>
        <w:t>Weight &amp; ANC</w:t>
      </w:r>
    </w:p>
    <w:p w14:paraId="5004E10E" w14:textId="77777777" w:rsidR="00010C52" w:rsidRPr="008130FB" w:rsidRDefault="00010C52" w:rsidP="008130FB">
      <w:pPr>
        <w:spacing w:line="360" w:lineRule="auto"/>
        <w:rPr>
          <w:rFonts w:ascii="Times New Roman" w:hAnsi="Times New Roman" w:cs="Times New Roman"/>
          <w:b/>
          <w:bCs/>
          <w:lang w:val="en-IN"/>
        </w:rPr>
      </w:pPr>
      <w:r w:rsidRPr="008130FB">
        <w:rPr>
          <w:rFonts w:ascii="Times New Roman" w:hAnsi="Times New Roman" w:cs="Times New Roman"/>
          <w:b/>
          <w:bCs/>
          <w:lang w:val="en-IN"/>
        </w:rPr>
        <w:t>7.3 Third Trimester (29 weeks–Delivery)</w:t>
      </w:r>
    </w:p>
    <w:p w14:paraId="663AA8A8" w14:textId="77777777" w:rsidR="00010C52" w:rsidRPr="008130FB" w:rsidRDefault="00010C52" w:rsidP="002F303D">
      <w:pPr>
        <w:numPr>
          <w:ilvl w:val="0"/>
          <w:numId w:val="50"/>
        </w:numPr>
        <w:spacing w:line="276" w:lineRule="auto"/>
        <w:rPr>
          <w:rFonts w:ascii="Times New Roman" w:hAnsi="Times New Roman" w:cs="Times New Roman"/>
          <w:lang w:val="en-IN"/>
        </w:rPr>
      </w:pPr>
      <w:r w:rsidRPr="008130FB">
        <w:rPr>
          <w:rFonts w:ascii="Times New Roman" w:hAnsi="Times New Roman" w:cs="Times New Roman"/>
          <w:lang w:val="en-IN"/>
        </w:rPr>
        <w:t>What to eat</w:t>
      </w:r>
    </w:p>
    <w:p w14:paraId="73651550" w14:textId="77777777" w:rsidR="00010C52" w:rsidRPr="008130FB" w:rsidRDefault="00010C52" w:rsidP="002F303D">
      <w:pPr>
        <w:numPr>
          <w:ilvl w:val="0"/>
          <w:numId w:val="50"/>
        </w:numPr>
        <w:spacing w:line="276" w:lineRule="auto"/>
        <w:rPr>
          <w:rFonts w:ascii="Times New Roman" w:hAnsi="Times New Roman" w:cs="Times New Roman"/>
          <w:lang w:val="en-IN"/>
        </w:rPr>
      </w:pPr>
      <w:r w:rsidRPr="008130FB">
        <w:rPr>
          <w:rFonts w:ascii="Times New Roman" w:hAnsi="Times New Roman" w:cs="Times New Roman"/>
          <w:lang w:val="en-IN"/>
        </w:rPr>
        <w:t>Supplements</w:t>
      </w:r>
    </w:p>
    <w:p w14:paraId="07EF8791" w14:textId="77777777" w:rsidR="00010C52" w:rsidRPr="008130FB" w:rsidRDefault="00010C52" w:rsidP="002F303D">
      <w:pPr>
        <w:numPr>
          <w:ilvl w:val="0"/>
          <w:numId w:val="50"/>
        </w:numPr>
        <w:spacing w:line="276" w:lineRule="auto"/>
        <w:rPr>
          <w:rFonts w:ascii="Times New Roman" w:hAnsi="Times New Roman" w:cs="Times New Roman"/>
          <w:lang w:val="en-IN"/>
        </w:rPr>
      </w:pPr>
      <w:r w:rsidRPr="008130FB">
        <w:rPr>
          <w:rFonts w:ascii="Times New Roman" w:hAnsi="Times New Roman" w:cs="Times New Roman"/>
          <w:lang w:val="en-IN"/>
        </w:rPr>
        <w:t>Delivery preparation</w:t>
      </w:r>
    </w:p>
    <w:p w14:paraId="602AC546" w14:textId="77777777" w:rsidR="00010C52" w:rsidRDefault="00010C52" w:rsidP="008130FB">
      <w:pPr>
        <w:spacing w:line="360" w:lineRule="auto"/>
        <w:rPr>
          <w:rFonts w:ascii="Times New Roman" w:hAnsi="Times New Roman" w:cs="Times New Roman"/>
          <w:u w:val="single"/>
          <w:lang w:val="en-IN"/>
        </w:rPr>
      </w:pPr>
      <w:r>
        <w:rPr>
          <w:rFonts w:ascii="Times New Roman" w:hAnsi="Times New Roman" w:cs="Times New Roman"/>
          <w:u w:val="single"/>
          <w:lang w:val="en-IN"/>
        </w:rPr>
        <w:br w:type="page"/>
      </w:r>
    </w:p>
    <w:p w14:paraId="6FFD3D24" w14:textId="415B21C1" w:rsidR="00276F26" w:rsidRPr="00276F26" w:rsidRDefault="00276F26" w:rsidP="00276F26">
      <w:pPr>
        <w:spacing w:line="360" w:lineRule="auto"/>
        <w:rPr>
          <w:rFonts w:ascii="Times New Roman" w:hAnsi="Times New Roman" w:cs="Times New Roman"/>
        </w:rPr>
      </w:pPr>
      <w:r w:rsidRPr="00D23F8D">
        <w:rPr>
          <w:rFonts w:ascii="Times New Roman" w:hAnsi="Times New Roman" w:cs="Times New Roman"/>
          <w:b/>
          <w:bCs/>
        </w:rPr>
        <w:lastRenderedPageBreak/>
        <w:t>Start of the flow</w:t>
      </w:r>
      <w:r w:rsidRPr="00D23F8D">
        <w:rPr>
          <w:rFonts w:ascii="Times New Roman" w:hAnsi="Times New Roman" w:cs="Times New Roman"/>
        </w:rPr>
        <w:t>:</w:t>
      </w:r>
    </w:p>
    <w:p w14:paraId="611F89DC" w14:textId="6A55C205" w:rsidR="00276F26" w:rsidRPr="00276F26" w:rsidRDefault="00276F26" w:rsidP="00276F26">
      <w:pPr>
        <w:spacing w:line="360" w:lineRule="auto"/>
        <w:rPr>
          <w:rFonts w:ascii="Times New Roman" w:hAnsi="Times New Roman" w:cs="Times New Roman"/>
        </w:rPr>
      </w:pPr>
      <w:r w:rsidRPr="00276F26">
        <w:rPr>
          <w:rFonts w:ascii="Times New Roman" w:hAnsi="Times New Roman" w:cs="Times New Roman"/>
        </w:rPr>
        <w:t>Namaste! Mai hu aapki Asha didi/Sakhi. I'm here to help you with all your pregnancy/</w:t>
      </w:r>
      <w:r w:rsidR="00FB15EC" w:rsidRPr="00276F26">
        <w:rPr>
          <w:rFonts w:ascii="Times New Roman" w:hAnsi="Times New Roman" w:cs="Times New Roman"/>
        </w:rPr>
        <w:t>post-partum</w:t>
      </w:r>
      <w:r w:rsidRPr="00276F26">
        <w:rPr>
          <w:rFonts w:ascii="Times New Roman" w:hAnsi="Times New Roman" w:cs="Times New Roman"/>
        </w:rPr>
        <w:t xml:space="preserve"> related questions. </w:t>
      </w:r>
      <w:r w:rsidRPr="00276F26">
        <w:rPr>
          <w:rFonts w:ascii="Segoe UI Emoji" w:hAnsi="Segoe UI Emoji" w:cs="Segoe UI Emoji"/>
        </w:rPr>
        <w:t>🙏</w:t>
      </w:r>
      <w:r w:rsidRPr="00276F26">
        <w:rPr>
          <w:rFonts w:ascii="Times New Roman" w:hAnsi="Times New Roman" w:cs="Times New Roman"/>
        </w:rPr>
        <w:t xml:space="preserve"> I'm going to send you some messages with important information, if that is okay say yes. (interactive message with yes/no options)</w:t>
      </w:r>
    </w:p>
    <w:p w14:paraId="11F89976" w14:textId="77777777" w:rsidR="00276F26" w:rsidRPr="00276F26" w:rsidRDefault="00276F26" w:rsidP="00276F26">
      <w:pPr>
        <w:spacing w:line="360" w:lineRule="auto"/>
        <w:rPr>
          <w:rFonts w:ascii="Times New Roman" w:hAnsi="Times New Roman" w:cs="Times New Roman"/>
        </w:rPr>
      </w:pPr>
      <w:r w:rsidRPr="00276F26">
        <w:rPr>
          <w:rFonts w:ascii="Times New Roman" w:hAnsi="Times New Roman" w:cs="Times New Roman"/>
          <w:b/>
          <w:bCs/>
        </w:rPr>
        <w:t xml:space="preserve">User: </w:t>
      </w:r>
      <w:r w:rsidRPr="00276F26">
        <w:rPr>
          <w:rFonts w:ascii="Times New Roman" w:hAnsi="Times New Roman" w:cs="Times New Roman"/>
        </w:rPr>
        <w:t>yes</w:t>
      </w:r>
    </w:p>
    <w:p w14:paraId="092403DC" w14:textId="77777777" w:rsidR="00276F26" w:rsidRPr="00276F26" w:rsidRDefault="00276F26" w:rsidP="00276F26">
      <w:pPr>
        <w:spacing w:line="360" w:lineRule="auto"/>
        <w:rPr>
          <w:rFonts w:ascii="Times New Roman" w:hAnsi="Times New Roman" w:cs="Times New Roman"/>
        </w:rPr>
      </w:pPr>
      <w:r w:rsidRPr="00276F26">
        <w:rPr>
          <w:rFonts w:ascii="Times New Roman" w:hAnsi="Times New Roman" w:cs="Times New Roman"/>
          <w:b/>
          <w:bCs/>
        </w:rPr>
        <w:t>Bot</w:t>
      </w:r>
      <w:r w:rsidRPr="00276F26">
        <w:rPr>
          <w:rFonts w:ascii="Times New Roman" w:hAnsi="Times New Roman" w:cs="Times New Roman"/>
        </w:rPr>
        <w:t>: Thank you. To start, could you please tell me who you are so I can assist you better? Please select if you are a pregnant or lactating woman, family member of a pregnant or lactating woman, or an ASHA/ANM worker. (interactive message)</w:t>
      </w:r>
    </w:p>
    <w:p w14:paraId="45B4C70B" w14:textId="44C12EC6" w:rsidR="00276F26" w:rsidRPr="00276F26" w:rsidRDefault="00276F26" w:rsidP="00276F26">
      <w:pPr>
        <w:spacing w:line="360" w:lineRule="auto"/>
        <w:rPr>
          <w:rFonts w:ascii="Times New Roman" w:hAnsi="Times New Roman" w:cs="Times New Roman"/>
        </w:rPr>
      </w:pPr>
      <w:r w:rsidRPr="00276F26">
        <w:rPr>
          <w:rFonts w:ascii="Times New Roman" w:hAnsi="Times New Roman" w:cs="Times New Roman"/>
          <w:b/>
          <w:bCs/>
        </w:rPr>
        <w:t xml:space="preserve">User: </w:t>
      </w:r>
      <w:r w:rsidRPr="00276F26">
        <w:rPr>
          <w:rFonts w:ascii="Times New Roman" w:hAnsi="Times New Roman" w:cs="Times New Roman"/>
        </w:rPr>
        <w:t>P/L woman</w:t>
      </w:r>
    </w:p>
    <w:p w14:paraId="4344CCB5" w14:textId="422C480F" w:rsidR="00276F26" w:rsidRDefault="00276F26" w:rsidP="00276F26">
      <w:pPr>
        <w:spacing w:line="360" w:lineRule="auto"/>
        <w:rPr>
          <w:rFonts w:ascii="Times New Roman" w:hAnsi="Times New Roman" w:cs="Times New Roman"/>
        </w:rPr>
      </w:pPr>
      <w:r w:rsidRPr="00276F26">
        <w:rPr>
          <w:rFonts w:ascii="Times New Roman" w:hAnsi="Times New Roman" w:cs="Times New Roman"/>
          <w:b/>
          <w:bCs/>
        </w:rPr>
        <w:t>Bot</w:t>
      </w:r>
      <w:r w:rsidRPr="00276F26">
        <w:rPr>
          <w:rFonts w:ascii="Times New Roman" w:hAnsi="Times New Roman" w:cs="Times New Roman"/>
        </w:rPr>
        <w:t>: To continue, please choose from the list below or type your question directly in the chat box. You can also send me a voice recording of your question. (list message + INFOGRAPHIC)</w:t>
      </w:r>
    </w:p>
    <w:p w14:paraId="60B06DDA" w14:textId="00DDA575" w:rsidR="00EB6C6E" w:rsidRPr="00D23F8D" w:rsidRDefault="00EB6C6E" w:rsidP="00276F26">
      <w:pPr>
        <w:spacing w:line="360" w:lineRule="auto"/>
        <w:rPr>
          <w:rFonts w:ascii="Times New Roman" w:hAnsi="Times New Roman" w:cs="Times New Roman"/>
          <w:b/>
          <w:bCs/>
        </w:rPr>
      </w:pPr>
      <w:r w:rsidRPr="00D23F8D">
        <w:rPr>
          <w:rFonts w:ascii="Times New Roman" w:hAnsi="Times New Roman" w:cs="Times New Roman"/>
          <w:b/>
          <w:bCs/>
          <w:highlight w:val="yellow"/>
        </w:rPr>
        <w:t>Main Menu:</w:t>
      </w:r>
    </w:p>
    <w:p w14:paraId="5D31F195" w14:textId="5FB3EAA7" w:rsidR="00EB6C6E" w:rsidRDefault="00EB6C6E" w:rsidP="002F303D">
      <w:pPr>
        <w:pStyle w:val="ListParagraph"/>
        <w:numPr>
          <w:ilvl w:val="1"/>
          <w:numId w:val="49"/>
        </w:numPr>
        <w:spacing w:line="360" w:lineRule="auto"/>
        <w:rPr>
          <w:rFonts w:ascii="Times New Roman" w:hAnsi="Times New Roman" w:cs="Times New Roman"/>
        </w:rPr>
      </w:pPr>
      <w:r>
        <w:rPr>
          <w:rFonts w:ascii="Times New Roman" w:hAnsi="Times New Roman" w:cs="Times New Roman"/>
        </w:rPr>
        <w:t xml:space="preserve">Nutrition </w:t>
      </w:r>
      <w:r w:rsidR="009D3F0B">
        <w:rPr>
          <w:rFonts w:ascii="Times New Roman" w:hAnsi="Times New Roman" w:cs="Times New Roman"/>
        </w:rPr>
        <w:t>in Pregnancy</w:t>
      </w:r>
    </w:p>
    <w:p w14:paraId="0F02F1F4" w14:textId="20036C05" w:rsidR="00EB6C6E" w:rsidRDefault="009D3F0B" w:rsidP="002F303D">
      <w:pPr>
        <w:pStyle w:val="ListParagraph"/>
        <w:numPr>
          <w:ilvl w:val="1"/>
          <w:numId w:val="49"/>
        </w:numPr>
        <w:spacing w:line="360" w:lineRule="auto"/>
        <w:rPr>
          <w:rFonts w:ascii="Times New Roman" w:hAnsi="Times New Roman" w:cs="Times New Roman"/>
        </w:rPr>
      </w:pPr>
      <w:r>
        <w:rPr>
          <w:rFonts w:ascii="Times New Roman" w:hAnsi="Times New Roman" w:cs="Times New Roman"/>
        </w:rPr>
        <w:t>ANC Visits</w:t>
      </w:r>
    </w:p>
    <w:p w14:paraId="3189C929" w14:textId="1BB5A423" w:rsidR="00DF2E68" w:rsidRDefault="00DF2E68" w:rsidP="002F303D">
      <w:pPr>
        <w:pStyle w:val="ListParagraph"/>
        <w:numPr>
          <w:ilvl w:val="1"/>
          <w:numId w:val="49"/>
        </w:numPr>
        <w:spacing w:line="360" w:lineRule="auto"/>
        <w:rPr>
          <w:rFonts w:ascii="Times New Roman" w:hAnsi="Times New Roman" w:cs="Times New Roman"/>
        </w:rPr>
      </w:pPr>
      <w:r>
        <w:rPr>
          <w:rFonts w:ascii="Times New Roman" w:hAnsi="Times New Roman" w:cs="Times New Roman"/>
        </w:rPr>
        <w:t>Trimester wise information</w:t>
      </w:r>
    </w:p>
    <w:p w14:paraId="7E74ADAD" w14:textId="0AAF05FC" w:rsidR="00EB6C6E" w:rsidRDefault="003C5672" w:rsidP="002F303D">
      <w:pPr>
        <w:pStyle w:val="ListParagraph"/>
        <w:numPr>
          <w:ilvl w:val="1"/>
          <w:numId w:val="49"/>
        </w:numPr>
        <w:spacing w:line="360" w:lineRule="auto"/>
        <w:rPr>
          <w:rFonts w:ascii="Times New Roman" w:hAnsi="Times New Roman" w:cs="Times New Roman"/>
        </w:rPr>
      </w:pPr>
      <w:r>
        <w:rPr>
          <w:rFonts w:ascii="Times New Roman" w:hAnsi="Times New Roman" w:cs="Times New Roman"/>
        </w:rPr>
        <w:t>Exercise and Physical Activity</w:t>
      </w:r>
    </w:p>
    <w:p w14:paraId="4F87BB95" w14:textId="7BEB4C2E" w:rsidR="003C5672" w:rsidRDefault="009D3F0B" w:rsidP="002F303D">
      <w:pPr>
        <w:pStyle w:val="ListParagraph"/>
        <w:numPr>
          <w:ilvl w:val="1"/>
          <w:numId w:val="49"/>
        </w:numPr>
        <w:spacing w:line="360" w:lineRule="auto"/>
        <w:rPr>
          <w:rFonts w:ascii="Times New Roman" w:hAnsi="Times New Roman" w:cs="Times New Roman"/>
        </w:rPr>
      </w:pPr>
      <w:r>
        <w:rPr>
          <w:rFonts w:ascii="Times New Roman" w:hAnsi="Times New Roman" w:cs="Times New Roman"/>
        </w:rPr>
        <w:t>Gestational Conditions</w:t>
      </w:r>
    </w:p>
    <w:p w14:paraId="604127AE" w14:textId="11A972AA" w:rsidR="003C5672" w:rsidRDefault="009D3F0B" w:rsidP="002F303D">
      <w:pPr>
        <w:pStyle w:val="ListParagraph"/>
        <w:numPr>
          <w:ilvl w:val="1"/>
          <w:numId w:val="49"/>
        </w:numPr>
        <w:spacing w:line="360" w:lineRule="auto"/>
        <w:rPr>
          <w:rFonts w:ascii="Times New Roman" w:hAnsi="Times New Roman" w:cs="Times New Roman"/>
        </w:rPr>
      </w:pPr>
      <w:r>
        <w:rPr>
          <w:rFonts w:ascii="Times New Roman" w:hAnsi="Times New Roman" w:cs="Times New Roman"/>
        </w:rPr>
        <w:t>Post-Partum Care</w:t>
      </w:r>
    </w:p>
    <w:p w14:paraId="7050BD35" w14:textId="7FEAA47E" w:rsidR="00D23F8D" w:rsidRDefault="00DF2E68" w:rsidP="002F303D">
      <w:pPr>
        <w:pStyle w:val="ListParagraph"/>
        <w:numPr>
          <w:ilvl w:val="1"/>
          <w:numId w:val="49"/>
        </w:numPr>
        <w:spacing w:line="360" w:lineRule="auto"/>
        <w:rPr>
          <w:rFonts w:ascii="Times New Roman" w:hAnsi="Times New Roman" w:cs="Times New Roman"/>
        </w:rPr>
      </w:pPr>
      <w:r>
        <w:rPr>
          <w:rFonts w:ascii="Times New Roman" w:hAnsi="Times New Roman" w:cs="Times New Roman"/>
        </w:rPr>
        <w:t>PMMVY cash scheme</w:t>
      </w:r>
    </w:p>
    <w:p w14:paraId="56BDAF42" w14:textId="438EDC3E" w:rsidR="00276F26" w:rsidRPr="00DF2E68" w:rsidRDefault="00DF2E68" w:rsidP="002F303D">
      <w:pPr>
        <w:pStyle w:val="ListParagraph"/>
        <w:numPr>
          <w:ilvl w:val="1"/>
          <w:numId w:val="49"/>
        </w:numPr>
        <w:spacing w:line="360" w:lineRule="auto"/>
        <w:rPr>
          <w:rFonts w:ascii="Times New Roman" w:hAnsi="Times New Roman" w:cs="Times New Roman"/>
        </w:rPr>
      </w:pPr>
      <w:r>
        <w:rPr>
          <w:rFonts w:ascii="Times New Roman" w:hAnsi="Times New Roman" w:cs="Times New Roman"/>
        </w:rPr>
        <w:t>Myths and Misinformation</w:t>
      </w:r>
    </w:p>
    <w:p w14:paraId="099B2838" w14:textId="77777777" w:rsidR="00276F26" w:rsidRPr="00276F26" w:rsidRDefault="00276F26" w:rsidP="00276F26">
      <w:pPr>
        <w:spacing w:line="360" w:lineRule="auto"/>
        <w:rPr>
          <w:rFonts w:ascii="Times New Roman" w:hAnsi="Times New Roman" w:cs="Times New Roman"/>
          <w:b/>
          <w:bCs/>
        </w:rPr>
      </w:pPr>
    </w:p>
    <w:p w14:paraId="05ADA988" w14:textId="77777777" w:rsidR="00276F26" w:rsidRPr="00276F26" w:rsidRDefault="00276F26" w:rsidP="00276F26">
      <w:pPr>
        <w:spacing w:line="360" w:lineRule="auto"/>
        <w:rPr>
          <w:rFonts w:ascii="Times New Roman" w:hAnsi="Times New Roman" w:cs="Times New Roman"/>
          <w:b/>
          <w:bCs/>
        </w:rPr>
      </w:pPr>
    </w:p>
    <w:p w14:paraId="1E93557B" w14:textId="77777777" w:rsidR="00276F26" w:rsidRPr="00276F26" w:rsidRDefault="00276F26" w:rsidP="00276F26">
      <w:pPr>
        <w:spacing w:line="360" w:lineRule="auto"/>
        <w:rPr>
          <w:rFonts w:ascii="Times New Roman" w:hAnsi="Times New Roman" w:cs="Times New Roman"/>
          <w:b/>
          <w:bCs/>
        </w:rPr>
      </w:pPr>
      <w:r w:rsidRPr="00276F26">
        <w:rPr>
          <w:rFonts w:ascii="Times New Roman" w:hAnsi="Times New Roman" w:cs="Times New Roman"/>
          <w:b/>
          <w:bCs/>
        </w:rPr>
        <w:br w:type="page"/>
      </w:r>
    </w:p>
    <w:p w14:paraId="55A0FF81" w14:textId="2AF89C5D" w:rsidR="00A124B8" w:rsidRPr="00276F26" w:rsidRDefault="00A124B8" w:rsidP="00276F26">
      <w:pPr>
        <w:spacing w:line="360" w:lineRule="auto"/>
        <w:rPr>
          <w:rFonts w:ascii="Times New Roman" w:hAnsi="Times New Roman" w:cs="Times New Roman"/>
          <w:b/>
          <w:bCs/>
        </w:rPr>
      </w:pPr>
      <w:r w:rsidRPr="00276F26">
        <w:rPr>
          <w:rFonts w:ascii="Times New Roman" w:hAnsi="Times New Roman" w:cs="Times New Roman"/>
          <w:b/>
          <w:bCs/>
        </w:rPr>
        <w:lastRenderedPageBreak/>
        <w:t xml:space="preserve">User: 1. </w:t>
      </w:r>
      <w:r w:rsidRPr="00276F26">
        <w:rPr>
          <w:rFonts w:ascii="Times New Roman" w:hAnsi="Times New Roman" w:cs="Times New Roman"/>
          <w:highlight w:val="yellow"/>
        </w:rPr>
        <w:t>Nutrition and diet</w:t>
      </w:r>
    </w:p>
    <w:p w14:paraId="6233E66F" w14:textId="4AA2BCF8" w:rsidR="000D2083" w:rsidRDefault="00A124B8" w:rsidP="00276F26">
      <w:pPr>
        <w:spacing w:line="360" w:lineRule="auto"/>
        <w:rPr>
          <w:rFonts w:ascii="Times New Roman" w:hAnsi="Times New Roman" w:cs="Times New Roman"/>
        </w:rPr>
      </w:pPr>
      <w:r w:rsidRPr="00276F26">
        <w:rPr>
          <w:rFonts w:ascii="Times New Roman" w:hAnsi="Times New Roman" w:cs="Times New Roman"/>
          <w:b/>
          <w:bCs/>
          <w:lang w:val="en-IN"/>
        </w:rPr>
        <w:t>Nutrition Intro Message:</w:t>
      </w:r>
      <w:r w:rsidRPr="00276F26">
        <w:rPr>
          <w:rFonts w:ascii="Times New Roman" w:hAnsi="Times New Roman" w:cs="Times New Roman"/>
          <w:lang w:val="en-IN"/>
        </w:rPr>
        <w:t xml:space="preserve"> Maternal nutrition is the most significant part of a healthy pregnancy. </w:t>
      </w:r>
      <w:r w:rsidR="004F12A9">
        <w:rPr>
          <w:rFonts w:ascii="Times New Roman" w:hAnsi="Times New Roman" w:cs="Times New Roman"/>
        </w:rPr>
        <w:t xml:space="preserve">Including a balanced diet for adequate weight gain </w:t>
      </w:r>
      <w:commentRangeStart w:id="1"/>
      <w:commentRangeStart w:id="2"/>
      <w:commentRangeStart w:id="3"/>
      <w:r w:rsidR="004F12A9">
        <w:rPr>
          <w:rFonts w:ascii="Times New Roman" w:hAnsi="Times New Roman" w:cs="Times New Roman"/>
        </w:rPr>
        <w:t>(</w:t>
      </w:r>
      <w:r w:rsidR="005F111C">
        <w:rPr>
          <w:rFonts w:ascii="Times New Roman" w:hAnsi="Times New Roman" w:cs="Times New Roman"/>
        </w:rPr>
        <w:t>10-</w:t>
      </w:r>
      <w:r w:rsidR="004F12A9">
        <w:rPr>
          <w:rFonts w:ascii="Times New Roman" w:hAnsi="Times New Roman" w:cs="Times New Roman"/>
        </w:rPr>
        <w:t xml:space="preserve">11 </w:t>
      </w:r>
      <w:commentRangeEnd w:id="2"/>
      <w:r w:rsidR="000C0305">
        <w:rPr>
          <w:rStyle w:val="CommentReference"/>
          <w:rFonts w:ascii="Times New Roman" w:hAnsi="Times New Roman" w:cs="Times New Roman"/>
          <w:sz w:val="24"/>
          <w:szCs w:val="24"/>
        </w:rPr>
        <w:commentReference w:id="2"/>
      </w:r>
      <w:commentRangeEnd w:id="3"/>
      <w:r w:rsidR="000C0305">
        <w:rPr>
          <w:rStyle w:val="CommentReference"/>
          <w:rFonts w:ascii="Times New Roman" w:hAnsi="Times New Roman" w:cs="Times New Roman"/>
          <w:sz w:val="24"/>
          <w:szCs w:val="24"/>
        </w:rPr>
        <w:commentReference w:id="3"/>
      </w:r>
      <w:r w:rsidR="004F12A9">
        <w:rPr>
          <w:rFonts w:ascii="Times New Roman" w:hAnsi="Times New Roman" w:cs="Times New Roman"/>
        </w:rPr>
        <w:t xml:space="preserve">kgs over 9 months) </w:t>
      </w:r>
      <w:commentRangeEnd w:id="1"/>
      <w:r w:rsidR="00547A7A">
        <w:rPr>
          <w:rStyle w:val="CommentReference"/>
          <w:rFonts w:ascii="Times New Roman" w:hAnsi="Times New Roman" w:cs="Times New Roman"/>
          <w:sz w:val="24"/>
          <w:szCs w:val="24"/>
        </w:rPr>
        <w:commentReference w:id="1"/>
      </w:r>
      <w:r w:rsidR="004F12A9">
        <w:rPr>
          <w:rFonts w:ascii="Times New Roman" w:hAnsi="Times New Roman" w:cs="Times New Roman"/>
        </w:rPr>
        <w:t>is important for a healthy baby</w:t>
      </w:r>
      <w:r w:rsidR="00684712">
        <w:rPr>
          <w:rFonts w:ascii="Times New Roman" w:hAnsi="Times New Roman" w:cs="Times New Roman"/>
        </w:rPr>
        <w:t>. I am suggesting a quick guideline to a balanced diet.</w:t>
      </w:r>
      <w:r w:rsidR="0055681F">
        <w:rPr>
          <w:rFonts w:ascii="Times New Roman" w:hAnsi="Times New Roman" w:cs="Times New Roman"/>
        </w:rPr>
        <w:t xml:space="preserve"> </w:t>
      </w:r>
    </w:p>
    <w:p w14:paraId="7C1C0B49" w14:textId="0CD28A20" w:rsidR="000D2083" w:rsidRDefault="000D2083" w:rsidP="000D2083">
      <w:pPr>
        <w:spacing w:line="276" w:lineRule="auto"/>
        <w:rPr>
          <w:rFonts w:ascii="Aptos" w:eastAsia="Aptos" w:hAnsi="Aptos" w:cs="Aptos"/>
          <w:b/>
          <w:bCs/>
        </w:rPr>
      </w:pPr>
    </w:p>
    <w:tbl>
      <w:tblPr>
        <w:tblStyle w:val="TableGrid"/>
        <w:tblW w:w="0" w:type="auto"/>
        <w:tblLook w:val="04A0" w:firstRow="1" w:lastRow="0" w:firstColumn="1" w:lastColumn="0" w:noHBand="0" w:noVBand="1"/>
      </w:tblPr>
      <w:tblGrid>
        <w:gridCol w:w="1256"/>
        <w:gridCol w:w="4322"/>
        <w:gridCol w:w="3424"/>
      </w:tblGrid>
      <w:tr w:rsidR="000D2083" w14:paraId="57428969" w14:textId="77777777">
        <w:trPr>
          <w:trHeight w:val="300"/>
        </w:trPr>
        <w:tc>
          <w:tcPr>
            <w:tcW w:w="1188" w:type="dxa"/>
            <w:tcBorders>
              <w:top w:val="single" w:sz="8" w:space="0" w:color="auto"/>
              <w:left w:val="single" w:sz="8" w:space="0" w:color="auto"/>
              <w:bottom w:val="single" w:sz="8" w:space="0" w:color="auto"/>
              <w:right w:val="single" w:sz="8" w:space="0" w:color="auto"/>
            </w:tcBorders>
            <w:tcMar>
              <w:left w:w="108" w:type="dxa"/>
              <w:right w:w="108" w:type="dxa"/>
            </w:tcMar>
          </w:tcPr>
          <w:p w14:paraId="5AE9DCFD" w14:textId="78CC9BFF" w:rsidR="000D2083" w:rsidRPr="008130FB" w:rsidRDefault="006F5908"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Food Variety</w:t>
            </w:r>
          </w:p>
        </w:tc>
        <w:tc>
          <w:tcPr>
            <w:tcW w:w="4322" w:type="dxa"/>
            <w:tcBorders>
              <w:top w:val="single" w:sz="8" w:space="0" w:color="auto"/>
              <w:left w:val="single" w:sz="8" w:space="0" w:color="auto"/>
              <w:bottom w:val="single" w:sz="8" w:space="0" w:color="auto"/>
              <w:right w:val="single" w:sz="8" w:space="0" w:color="auto"/>
            </w:tcBorders>
            <w:tcMar>
              <w:left w:w="108" w:type="dxa"/>
              <w:right w:w="108" w:type="dxa"/>
            </w:tcMar>
          </w:tcPr>
          <w:p w14:paraId="58CFBE49" w14:textId="26763505" w:rsidR="000D2083" w:rsidRPr="008130FB" w:rsidRDefault="006F5908"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What to eat</w:t>
            </w:r>
          </w:p>
        </w:tc>
        <w:tc>
          <w:tcPr>
            <w:tcW w:w="3424" w:type="dxa"/>
            <w:tcBorders>
              <w:top w:val="single" w:sz="8" w:space="0" w:color="auto"/>
              <w:left w:val="single" w:sz="8" w:space="0" w:color="auto"/>
              <w:bottom w:val="single" w:sz="8" w:space="0" w:color="auto"/>
              <w:right w:val="single" w:sz="8" w:space="0" w:color="auto"/>
            </w:tcBorders>
            <w:tcMar>
              <w:left w:w="108" w:type="dxa"/>
              <w:right w:w="108" w:type="dxa"/>
            </w:tcMar>
          </w:tcPr>
          <w:p w14:paraId="34C3D155" w14:textId="34E0B9CF" w:rsidR="000D2083" w:rsidRPr="008130FB" w:rsidRDefault="006F5908"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How it helps</w:t>
            </w:r>
          </w:p>
        </w:tc>
      </w:tr>
      <w:tr w:rsidR="000D2083" w14:paraId="2B60CFF6" w14:textId="77777777">
        <w:trPr>
          <w:trHeight w:val="300"/>
        </w:trPr>
        <w:tc>
          <w:tcPr>
            <w:tcW w:w="1188" w:type="dxa"/>
            <w:tcBorders>
              <w:top w:val="single" w:sz="8" w:space="0" w:color="auto"/>
              <w:left w:val="single" w:sz="8" w:space="0" w:color="auto"/>
              <w:bottom w:val="single" w:sz="8" w:space="0" w:color="auto"/>
              <w:right w:val="single" w:sz="8" w:space="0" w:color="auto"/>
            </w:tcBorders>
            <w:tcMar>
              <w:left w:w="108" w:type="dxa"/>
              <w:right w:w="108" w:type="dxa"/>
            </w:tcMar>
          </w:tcPr>
          <w:p w14:paraId="2E9E71B0" w14:textId="77777777" w:rsidR="000D2083" w:rsidRPr="008130FB" w:rsidRDefault="000D2083"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Grains</w:t>
            </w:r>
          </w:p>
        </w:tc>
        <w:tc>
          <w:tcPr>
            <w:tcW w:w="4322" w:type="dxa"/>
            <w:tcBorders>
              <w:top w:val="single" w:sz="8" w:space="0" w:color="auto"/>
              <w:left w:val="single" w:sz="8" w:space="0" w:color="auto"/>
              <w:bottom w:val="single" w:sz="8" w:space="0" w:color="auto"/>
              <w:right w:val="single" w:sz="8" w:space="0" w:color="auto"/>
            </w:tcBorders>
            <w:tcMar>
              <w:left w:w="108" w:type="dxa"/>
              <w:right w:w="108" w:type="dxa"/>
            </w:tcMar>
          </w:tcPr>
          <w:p w14:paraId="0F7C4009" w14:textId="77777777" w:rsidR="000D2083" w:rsidRPr="008130FB" w:rsidRDefault="000D2083"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Rice, Wheat, Jowar, Ragi, Poha</w:t>
            </w:r>
          </w:p>
        </w:tc>
        <w:tc>
          <w:tcPr>
            <w:tcW w:w="3424" w:type="dxa"/>
            <w:tcBorders>
              <w:top w:val="single" w:sz="8" w:space="0" w:color="auto"/>
              <w:left w:val="single" w:sz="8" w:space="0" w:color="auto"/>
              <w:bottom w:val="single" w:sz="8" w:space="0" w:color="auto"/>
              <w:right w:val="single" w:sz="8" w:space="0" w:color="auto"/>
            </w:tcBorders>
            <w:tcMar>
              <w:left w:w="108" w:type="dxa"/>
              <w:right w:w="108" w:type="dxa"/>
            </w:tcMar>
          </w:tcPr>
          <w:p w14:paraId="2CB15D9B" w14:textId="77777777" w:rsidR="000D2083" w:rsidRPr="008130FB" w:rsidRDefault="000D2083"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Energy &amp; Digestion</w:t>
            </w:r>
          </w:p>
        </w:tc>
      </w:tr>
      <w:tr w:rsidR="000D2083" w14:paraId="3C8F13C7" w14:textId="77777777">
        <w:trPr>
          <w:trHeight w:val="300"/>
        </w:trPr>
        <w:tc>
          <w:tcPr>
            <w:tcW w:w="1188" w:type="dxa"/>
            <w:tcBorders>
              <w:top w:val="single" w:sz="8" w:space="0" w:color="auto"/>
              <w:left w:val="single" w:sz="8" w:space="0" w:color="auto"/>
              <w:bottom w:val="single" w:sz="8" w:space="0" w:color="auto"/>
              <w:right w:val="single" w:sz="8" w:space="0" w:color="auto"/>
            </w:tcBorders>
            <w:tcMar>
              <w:left w:w="108" w:type="dxa"/>
              <w:right w:w="108" w:type="dxa"/>
            </w:tcMar>
          </w:tcPr>
          <w:p w14:paraId="3C16E33D" w14:textId="77777777" w:rsidR="000D2083" w:rsidRPr="008130FB" w:rsidRDefault="000D2083"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Proteins</w:t>
            </w:r>
          </w:p>
        </w:tc>
        <w:tc>
          <w:tcPr>
            <w:tcW w:w="4322" w:type="dxa"/>
            <w:tcBorders>
              <w:top w:val="single" w:sz="8" w:space="0" w:color="auto"/>
              <w:left w:val="single" w:sz="8" w:space="0" w:color="auto"/>
              <w:bottom w:val="single" w:sz="8" w:space="0" w:color="auto"/>
              <w:right w:val="single" w:sz="8" w:space="0" w:color="auto"/>
            </w:tcBorders>
            <w:tcMar>
              <w:left w:w="108" w:type="dxa"/>
              <w:right w:w="108" w:type="dxa"/>
            </w:tcMar>
          </w:tcPr>
          <w:p w14:paraId="551870F4" w14:textId="77777777" w:rsidR="000D2083" w:rsidRPr="008130FB" w:rsidRDefault="000D2083"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Dals, Eggs, Fish, Chicken, Paneer</w:t>
            </w:r>
          </w:p>
        </w:tc>
        <w:tc>
          <w:tcPr>
            <w:tcW w:w="3424" w:type="dxa"/>
            <w:tcBorders>
              <w:top w:val="single" w:sz="8" w:space="0" w:color="auto"/>
              <w:left w:val="single" w:sz="8" w:space="0" w:color="auto"/>
              <w:bottom w:val="single" w:sz="8" w:space="0" w:color="auto"/>
              <w:right w:val="single" w:sz="8" w:space="0" w:color="auto"/>
            </w:tcBorders>
            <w:tcMar>
              <w:left w:w="108" w:type="dxa"/>
              <w:right w:w="108" w:type="dxa"/>
            </w:tcMar>
          </w:tcPr>
          <w:p w14:paraId="25B219A8" w14:textId="77777777" w:rsidR="000D2083" w:rsidRPr="008130FB" w:rsidRDefault="000D2083"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Baby’s growth &amp; Amniotic health</w:t>
            </w:r>
          </w:p>
        </w:tc>
      </w:tr>
      <w:tr w:rsidR="000D2083" w14:paraId="2CE5ECE8" w14:textId="77777777">
        <w:trPr>
          <w:trHeight w:val="300"/>
        </w:trPr>
        <w:tc>
          <w:tcPr>
            <w:tcW w:w="1188" w:type="dxa"/>
            <w:tcBorders>
              <w:top w:val="single" w:sz="8" w:space="0" w:color="auto"/>
              <w:left w:val="single" w:sz="8" w:space="0" w:color="auto"/>
              <w:bottom w:val="single" w:sz="8" w:space="0" w:color="auto"/>
              <w:right w:val="single" w:sz="8" w:space="0" w:color="auto"/>
            </w:tcBorders>
            <w:tcMar>
              <w:left w:w="108" w:type="dxa"/>
              <w:right w:w="108" w:type="dxa"/>
            </w:tcMar>
          </w:tcPr>
          <w:p w14:paraId="57F699A6" w14:textId="77777777" w:rsidR="000D2083" w:rsidRPr="008130FB" w:rsidRDefault="000D2083"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Vegetables</w:t>
            </w:r>
          </w:p>
        </w:tc>
        <w:tc>
          <w:tcPr>
            <w:tcW w:w="4322" w:type="dxa"/>
            <w:tcBorders>
              <w:top w:val="single" w:sz="8" w:space="0" w:color="auto"/>
              <w:left w:val="single" w:sz="8" w:space="0" w:color="auto"/>
              <w:bottom w:val="single" w:sz="8" w:space="0" w:color="auto"/>
              <w:right w:val="single" w:sz="8" w:space="0" w:color="auto"/>
            </w:tcBorders>
            <w:tcMar>
              <w:left w:w="108" w:type="dxa"/>
              <w:right w:w="108" w:type="dxa"/>
            </w:tcMar>
          </w:tcPr>
          <w:p w14:paraId="2A7165C6" w14:textId="77777777" w:rsidR="000D2083" w:rsidRPr="008130FB" w:rsidRDefault="000D2083"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Spinach (Palak), Moringa, Carrots, Lauki</w:t>
            </w:r>
          </w:p>
        </w:tc>
        <w:tc>
          <w:tcPr>
            <w:tcW w:w="3424" w:type="dxa"/>
            <w:tcBorders>
              <w:top w:val="single" w:sz="8" w:space="0" w:color="auto"/>
              <w:left w:val="single" w:sz="8" w:space="0" w:color="auto"/>
              <w:bottom w:val="single" w:sz="8" w:space="0" w:color="auto"/>
              <w:right w:val="single" w:sz="8" w:space="0" w:color="auto"/>
            </w:tcBorders>
            <w:tcMar>
              <w:left w:w="108" w:type="dxa"/>
              <w:right w:w="108" w:type="dxa"/>
            </w:tcMar>
          </w:tcPr>
          <w:p w14:paraId="5B5A290E" w14:textId="77777777" w:rsidR="000D2083" w:rsidRPr="008130FB" w:rsidRDefault="000D2083"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Iron &amp; Preventing Constipation</w:t>
            </w:r>
          </w:p>
        </w:tc>
      </w:tr>
      <w:tr w:rsidR="000D2083" w14:paraId="2DE58182" w14:textId="77777777">
        <w:trPr>
          <w:trHeight w:val="300"/>
        </w:trPr>
        <w:tc>
          <w:tcPr>
            <w:tcW w:w="1188" w:type="dxa"/>
            <w:tcBorders>
              <w:top w:val="single" w:sz="8" w:space="0" w:color="auto"/>
              <w:left w:val="single" w:sz="8" w:space="0" w:color="auto"/>
              <w:bottom w:val="single" w:sz="8" w:space="0" w:color="auto"/>
              <w:right w:val="single" w:sz="8" w:space="0" w:color="auto"/>
            </w:tcBorders>
            <w:tcMar>
              <w:left w:w="108" w:type="dxa"/>
              <w:right w:w="108" w:type="dxa"/>
            </w:tcMar>
          </w:tcPr>
          <w:p w14:paraId="0BBE4C90" w14:textId="77777777" w:rsidR="000D2083" w:rsidRPr="008130FB" w:rsidRDefault="000D2083"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Fruits</w:t>
            </w:r>
          </w:p>
        </w:tc>
        <w:tc>
          <w:tcPr>
            <w:tcW w:w="4322" w:type="dxa"/>
            <w:tcBorders>
              <w:top w:val="single" w:sz="8" w:space="0" w:color="auto"/>
              <w:left w:val="single" w:sz="8" w:space="0" w:color="auto"/>
              <w:bottom w:val="single" w:sz="8" w:space="0" w:color="auto"/>
              <w:right w:val="single" w:sz="8" w:space="0" w:color="auto"/>
            </w:tcBorders>
            <w:tcMar>
              <w:left w:w="108" w:type="dxa"/>
              <w:right w:w="108" w:type="dxa"/>
            </w:tcMar>
          </w:tcPr>
          <w:p w14:paraId="1E8BE058" w14:textId="77777777" w:rsidR="000D2083" w:rsidRPr="008130FB" w:rsidRDefault="000D2083"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Ripe Papaya, Guava, Oranges, Amla</w:t>
            </w:r>
          </w:p>
        </w:tc>
        <w:tc>
          <w:tcPr>
            <w:tcW w:w="3424" w:type="dxa"/>
            <w:tcBorders>
              <w:top w:val="single" w:sz="8" w:space="0" w:color="auto"/>
              <w:left w:val="single" w:sz="8" w:space="0" w:color="auto"/>
              <w:bottom w:val="single" w:sz="8" w:space="0" w:color="auto"/>
              <w:right w:val="single" w:sz="8" w:space="0" w:color="auto"/>
            </w:tcBorders>
            <w:tcMar>
              <w:left w:w="108" w:type="dxa"/>
              <w:right w:w="108" w:type="dxa"/>
            </w:tcMar>
          </w:tcPr>
          <w:p w14:paraId="772A5400" w14:textId="77777777" w:rsidR="000D2083" w:rsidRPr="008130FB" w:rsidRDefault="000D2083"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Vitamin C &amp; Iron Absorption</w:t>
            </w:r>
          </w:p>
        </w:tc>
      </w:tr>
      <w:tr w:rsidR="000D2083" w14:paraId="06143026" w14:textId="77777777">
        <w:trPr>
          <w:trHeight w:val="300"/>
        </w:trPr>
        <w:tc>
          <w:tcPr>
            <w:tcW w:w="1188" w:type="dxa"/>
            <w:tcBorders>
              <w:top w:val="single" w:sz="8" w:space="0" w:color="auto"/>
              <w:left w:val="single" w:sz="8" w:space="0" w:color="auto"/>
              <w:bottom w:val="single" w:sz="8" w:space="0" w:color="auto"/>
              <w:right w:val="single" w:sz="8" w:space="0" w:color="auto"/>
            </w:tcBorders>
            <w:tcMar>
              <w:left w:w="108" w:type="dxa"/>
              <w:right w:w="108" w:type="dxa"/>
            </w:tcMar>
          </w:tcPr>
          <w:p w14:paraId="58A6154B" w14:textId="77777777" w:rsidR="000D2083" w:rsidRPr="008130FB" w:rsidRDefault="000D2083"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Dairy/Fats</w:t>
            </w:r>
          </w:p>
        </w:tc>
        <w:tc>
          <w:tcPr>
            <w:tcW w:w="4322" w:type="dxa"/>
            <w:tcBorders>
              <w:top w:val="single" w:sz="8" w:space="0" w:color="auto"/>
              <w:left w:val="single" w:sz="8" w:space="0" w:color="auto"/>
              <w:bottom w:val="single" w:sz="8" w:space="0" w:color="auto"/>
              <w:right w:val="single" w:sz="8" w:space="0" w:color="auto"/>
            </w:tcBorders>
            <w:tcMar>
              <w:left w:w="108" w:type="dxa"/>
              <w:right w:w="108" w:type="dxa"/>
            </w:tcMar>
          </w:tcPr>
          <w:p w14:paraId="768BB981" w14:textId="77777777" w:rsidR="000D2083" w:rsidRPr="008130FB" w:rsidRDefault="000D2083"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Milk, Curd, Ghee, Mustard Oil</w:t>
            </w:r>
          </w:p>
        </w:tc>
        <w:tc>
          <w:tcPr>
            <w:tcW w:w="3424" w:type="dxa"/>
            <w:tcBorders>
              <w:top w:val="single" w:sz="8" w:space="0" w:color="auto"/>
              <w:left w:val="single" w:sz="8" w:space="0" w:color="auto"/>
              <w:bottom w:val="single" w:sz="8" w:space="0" w:color="auto"/>
              <w:right w:val="single" w:sz="8" w:space="0" w:color="auto"/>
            </w:tcBorders>
            <w:tcMar>
              <w:left w:w="108" w:type="dxa"/>
              <w:right w:w="108" w:type="dxa"/>
            </w:tcMar>
          </w:tcPr>
          <w:p w14:paraId="69589334" w14:textId="77777777" w:rsidR="000D2083" w:rsidRPr="008130FB" w:rsidRDefault="000D2083" w:rsidP="00DA42A0">
            <w:pPr>
              <w:spacing w:after="160" w:line="276" w:lineRule="auto"/>
              <w:rPr>
                <w:rFonts w:ascii="Times New Roman" w:eastAsia="Aptos" w:hAnsi="Times New Roman" w:cs="Times New Roman"/>
              </w:rPr>
            </w:pPr>
            <w:r w:rsidRPr="008130FB">
              <w:rPr>
                <w:rFonts w:ascii="Times New Roman" w:eastAsia="Aptos" w:hAnsi="Times New Roman" w:cs="Times New Roman"/>
              </w:rPr>
              <w:t>Calcium &amp; Energy</w:t>
            </w:r>
          </w:p>
        </w:tc>
      </w:tr>
    </w:tbl>
    <w:p w14:paraId="1C76DC92" w14:textId="3026F93A" w:rsidR="00A124B8" w:rsidRDefault="00684712" w:rsidP="00276F26">
      <w:pPr>
        <w:spacing w:line="360" w:lineRule="auto"/>
        <w:rPr>
          <w:rFonts w:ascii="Times New Roman" w:hAnsi="Times New Roman" w:cs="Times New Roman"/>
        </w:rPr>
      </w:pPr>
      <w:r>
        <w:rPr>
          <w:rFonts w:ascii="Times New Roman" w:hAnsi="Times New Roman" w:cs="Times New Roman"/>
        </w:rPr>
        <w:t xml:space="preserve"> </w:t>
      </w:r>
    </w:p>
    <w:p w14:paraId="49CDD4FE" w14:textId="66ADC122" w:rsidR="00DE2CCB" w:rsidRPr="00276F26" w:rsidRDefault="00DE2CCB" w:rsidP="00276F26">
      <w:pPr>
        <w:spacing w:line="360" w:lineRule="auto"/>
        <w:rPr>
          <w:rFonts w:ascii="Times New Roman" w:hAnsi="Times New Roman" w:cs="Times New Roman"/>
        </w:rPr>
      </w:pPr>
      <w:r>
        <w:rPr>
          <w:rFonts w:ascii="Times New Roman" w:hAnsi="Times New Roman" w:cs="Times New Roman"/>
        </w:rPr>
        <w:t xml:space="preserve">Q. </w:t>
      </w:r>
      <w:r w:rsidRPr="00DE2CCB">
        <w:rPr>
          <w:rFonts w:ascii="Times New Roman" w:hAnsi="Times New Roman" w:cs="Times New Roman"/>
          <w:b/>
          <w:bCs/>
        </w:rPr>
        <w:t>Want to know more about your weight gain journey?</w:t>
      </w:r>
      <w:r>
        <w:rPr>
          <w:rFonts w:ascii="Times New Roman" w:hAnsi="Times New Roman" w:cs="Times New Roman"/>
          <w:b/>
          <w:bCs/>
        </w:rPr>
        <w:t xml:space="preserve"> (interactive message with yes </w:t>
      </w:r>
      <w:commentRangeStart w:id="4"/>
      <w:r>
        <w:rPr>
          <w:rFonts w:ascii="Times New Roman" w:hAnsi="Times New Roman" w:cs="Times New Roman"/>
          <w:b/>
          <w:bCs/>
        </w:rPr>
        <w:t>option)</w:t>
      </w:r>
    </w:p>
    <w:p w14:paraId="5DE96184" w14:textId="1CC7C296" w:rsidR="00A124B8" w:rsidRPr="00276F26" w:rsidRDefault="00A124B8" w:rsidP="00276F26">
      <w:pPr>
        <w:spacing w:line="360" w:lineRule="auto"/>
        <w:rPr>
          <w:rFonts w:ascii="Times New Roman" w:hAnsi="Times New Roman" w:cs="Times New Roman"/>
        </w:rPr>
      </w:pPr>
      <w:commentRangeStart w:id="5"/>
      <w:r w:rsidRPr="00276F26">
        <w:rPr>
          <w:rFonts w:ascii="Times New Roman" w:hAnsi="Times New Roman" w:cs="Times New Roman"/>
        </w:rPr>
        <w:t xml:space="preserve">First Trimester (0 – 12 Weeks): 0.5 kg to </w:t>
      </w:r>
      <w:r w:rsidR="00A85049">
        <w:rPr>
          <w:rFonts w:ascii="Times New Roman" w:hAnsi="Times New Roman" w:cs="Times New Roman"/>
        </w:rPr>
        <w:t>1</w:t>
      </w:r>
      <w:r w:rsidRPr="00276F26">
        <w:rPr>
          <w:rFonts w:ascii="Times New Roman" w:hAnsi="Times New Roman" w:cs="Times New Roman"/>
        </w:rPr>
        <w:t xml:space="preserve"> kg total.</w:t>
      </w:r>
    </w:p>
    <w:p w14:paraId="5D4EEB27" w14:textId="56E163CF" w:rsidR="00A124B8" w:rsidRPr="00276F26" w:rsidRDefault="00A124B8" w:rsidP="00276F26">
      <w:pPr>
        <w:spacing w:line="360" w:lineRule="auto"/>
        <w:rPr>
          <w:rFonts w:ascii="Times New Roman" w:hAnsi="Times New Roman" w:cs="Times New Roman"/>
        </w:rPr>
      </w:pPr>
      <w:r w:rsidRPr="2D385003">
        <w:rPr>
          <w:rFonts w:ascii="Times New Roman" w:hAnsi="Times New Roman" w:cs="Times New Roman"/>
        </w:rPr>
        <w:t xml:space="preserve">Second </w:t>
      </w:r>
      <w:r w:rsidR="3AF4E9E9" w:rsidRPr="2D385003">
        <w:rPr>
          <w:rFonts w:ascii="Times New Roman" w:hAnsi="Times New Roman" w:cs="Times New Roman"/>
        </w:rPr>
        <w:t xml:space="preserve">Trimester </w:t>
      </w:r>
      <w:r w:rsidRPr="2D385003">
        <w:rPr>
          <w:rFonts w:ascii="Times New Roman" w:hAnsi="Times New Roman" w:cs="Times New Roman"/>
        </w:rPr>
        <w:t xml:space="preserve">&amp; (13 Weeks – </w:t>
      </w:r>
      <w:r w:rsidR="76FE5517" w:rsidRPr="2D385003">
        <w:rPr>
          <w:rFonts w:ascii="Times New Roman" w:hAnsi="Times New Roman" w:cs="Times New Roman"/>
        </w:rPr>
        <w:t xml:space="preserve">26 weeks) </w:t>
      </w:r>
      <w:r w:rsidRPr="2D385003">
        <w:rPr>
          <w:rFonts w:ascii="Times New Roman" w:hAnsi="Times New Roman" w:cs="Times New Roman"/>
        </w:rPr>
        <w:t xml:space="preserve">: This is the period of growth. The mother should aim for a steady weekly </w:t>
      </w:r>
      <w:r w:rsidR="751DA6B8" w:rsidRPr="0CD2FF5D">
        <w:rPr>
          <w:rFonts w:ascii="Times New Roman" w:hAnsi="Times New Roman" w:cs="Times New Roman"/>
        </w:rPr>
        <w:t>gain</w:t>
      </w:r>
      <w:r w:rsidR="34B8F8A9" w:rsidRPr="2D385003">
        <w:rPr>
          <w:rFonts w:ascii="Times New Roman" w:hAnsi="Times New Roman" w:cs="Times New Roman"/>
        </w:rPr>
        <w:t xml:space="preserve"> of </w:t>
      </w:r>
      <w:r w:rsidR="00B84B00" w:rsidRPr="2D385003">
        <w:rPr>
          <w:rFonts w:ascii="Times New Roman" w:hAnsi="Times New Roman" w:cs="Times New Roman"/>
        </w:rPr>
        <w:t>at least</w:t>
      </w:r>
      <w:r w:rsidR="34B8F8A9" w:rsidRPr="2D385003">
        <w:rPr>
          <w:rFonts w:ascii="Times New Roman" w:hAnsi="Times New Roman" w:cs="Times New Roman"/>
        </w:rPr>
        <w:t xml:space="preserve"> </w:t>
      </w:r>
      <w:r w:rsidR="546C45B6" w:rsidRPr="6F74C283">
        <w:rPr>
          <w:rFonts w:ascii="Times New Roman" w:hAnsi="Times New Roman" w:cs="Times New Roman"/>
        </w:rPr>
        <w:t>5-</w:t>
      </w:r>
      <w:r w:rsidR="33887891" w:rsidRPr="2D1B877D">
        <w:rPr>
          <w:rFonts w:ascii="Times New Roman" w:hAnsi="Times New Roman" w:cs="Times New Roman"/>
        </w:rPr>
        <w:t>6</w:t>
      </w:r>
      <w:r w:rsidRPr="2D385003">
        <w:rPr>
          <w:rFonts w:ascii="Times New Roman" w:hAnsi="Times New Roman" w:cs="Times New Roman"/>
        </w:rPr>
        <w:t>.</w:t>
      </w:r>
      <w:r w:rsidR="546C45B6" w:rsidRPr="6F74C283">
        <w:rPr>
          <w:rFonts w:ascii="Times New Roman" w:hAnsi="Times New Roman" w:cs="Times New Roman"/>
        </w:rPr>
        <w:t>5 kgs</w:t>
      </w:r>
      <w:r w:rsidRPr="6F74C283">
        <w:rPr>
          <w:rFonts w:ascii="Times New Roman" w:hAnsi="Times New Roman" w:cs="Times New Roman"/>
        </w:rPr>
        <w:t>.</w:t>
      </w:r>
      <w:r w:rsidR="6205259E" w:rsidRPr="6F74C283">
        <w:rPr>
          <w:rFonts w:ascii="Times New Roman" w:hAnsi="Times New Roman" w:cs="Times New Roman"/>
        </w:rPr>
        <w:t xml:space="preserve"> (0.3-0.5 per week</w:t>
      </w:r>
      <w:r w:rsidR="6205259E" w:rsidRPr="7E9F1293">
        <w:rPr>
          <w:rFonts w:ascii="Times New Roman" w:hAnsi="Times New Roman" w:cs="Times New Roman"/>
        </w:rPr>
        <w:t>)</w:t>
      </w:r>
    </w:p>
    <w:p w14:paraId="52D379B8" w14:textId="1440CBD9" w:rsidR="60AB12F5" w:rsidRDefault="60AB12F5" w:rsidP="7A4EFB99">
      <w:pPr>
        <w:spacing w:line="360" w:lineRule="auto"/>
        <w:rPr>
          <w:rFonts w:ascii="Times New Roman" w:hAnsi="Times New Roman" w:cs="Times New Roman"/>
        </w:rPr>
      </w:pPr>
      <w:r w:rsidRPr="7A4EFB99">
        <w:rPr>
          <w:rFonts w:ascii="Times New Roman" w:hAnsi="Times New Roman" w:cs="Times New Roman"/>
        </w:rPr>
        <w:t>Third Trimester (</w:t>
      </w:r>
      <w:r w:rsidR="1184AAC3" w:rsidRPr="7A4EFB99">
        <w:rPr>
          <w:rFonts w:ascii="Times New Roman" w:hAnsi="Times New Roman" w:cs="Times New Roman"/>
        </w:rPr>
        <w:t>27 – 40 weeks)</w:t>
      </w:r>
      <w:r w:rsidR="3BAF81F6" w:rsidRPr="7A4EFB99">
        <w:rPr>
          <w:rFonts w:ascii="Times New Roman" w:hAnsi="Times New Roman" w:cs="Times New Roman"/>
        </w:rPr>
        <w:t xml:space="preserve"> This is rapid growth </w:t>
      </w:r>
      <w:r w:rsidR="1261AC81" w:rsidRPr="7A4EFB99">
        <w:rPr>
          <w:rFonts w:ascii="Times New Roman" w:hAnsi="Times New Roman" w:cs="Times New Roman"/>
        </w:rPr>
        <w:t xml:space="preserve">and should aim at </w:t>
      </w:r>
      <w:r w:rsidR="14E3E9DB" w:rsidRPr="7A4EFB99">
        <w:rPr>
          <w:rFonts w:ascii="Times New Roman" w:hAnsi="Times New Roman" w:cs="Times New Roman"/>
        </w:rPr>
        <w:t>5-6.5kgs (0.4 - 0.5 kg /week)</w:t>
      </w:r>
      <w:commentRangeEnd w:id="4"/>
      <w:r w:rsidR="00547A7A">
        <w:rPr>
          <w:rStyle w:val="CommentReference"/>
          <w:rFonts w:ascii="Times New Roman" w:hAnsi="Times New Roman" w:cs="Times New Roman"/>
          <w:sz w:val="24"/>
          <w:szCs w:val="24"/>
        </w:rPr>
        <w:commentReference w:id="4"/>
      </w:r>
    </w:p>
    <w:p w14:paraId="6376AC3F" w14:textId="5CC2CA02" w:rsidR="00D317FC" w:rsidRDefault="00D317FC" w:rsidP="7A4EFB99">
      <w:pPr>
        <w:spacing w:line="360" w:lineRule="auto"/>
        <w:rPr>
          <w:rFonts w:ascii="Times New Roman" w:hAnsi="Times New Roman" w:cs="Times New Roman"/>
        </w:rPr>
      </w:pPr>
      <w:r>
        <w:rPr>
          <w:rFonts w:ascii="Times New Roman" w:hAnsi="Times New Roman" w:cs="Times New Roman"/>
        </w:rPr>
        <w:t>Note: On average, target 1.5 kg per month</w:t>
      </w:r>
      <w:r w:rsidR="0095253F">
        <w:rPr>
          <w:rFonts w:ascii="Times New Roman" w:hAnsi="Times New Roman" w:cs="Times New Roman"/>
        </w:rPr>
        <w:t xml:space="preserve"> at least from the second trimester</w:t>
      </w:r>
      <w:r w:rsidR="00E82178">
        <w:rPr>
          <w:rFonts w:ascii="Times New Roman" w:hAnsi="Times New Roman" w:cs="Times New Roman"/>
        </w:rPr>
        <w:t>. Your total weight gain will depend on pre-pregnancy weight as well and w</w:t>
      </w:r>
      <w:r w:rsidR="00FC5F3C">
        <w:rPr>
          <w:rFonts w:ascii="Times New Roman" w:hAnsi="Times New Roman" w:cs="Times New Roman"/>
        </w:rPr>
        <w:t>hether you are normal weight, underweight, overweight or obese. Please consult your doctor for the same.</w:t>
      </w:r>
      <w:r w:rsidR="0095253F">
        <w:rPr>
          <w:rFonts w:ascii="Times New Roman" w:hAnsi="Times New Roman" w:cs="Times New Roman"/>
        </w:rPr>
        <w:t xml:space="preserve"> </w:t>
      </w:r>
    </w:p>
    <w:p w14:paraId="17149939" w14:textId="77777777" w:rsidR="00A124B8" w:rsidRPr="00D46E56" w:rsidRDefault="00A124B8" w:rsidP="00276F26">
      <w:pPr>
        <w:spacing w:line="360" w:lineRule="auto"/>
        <w:rPr>
          <w:rFonts w:ascii="Times New Roman" w:hAnsi="Times New Roman" w:cs="Times New Roman"/>
          <w:b/>
          <w:bCs/>
          <w:lang w:val="en-IN"/>
        </w:rPr>
      </w:pPr>
      <w:commentRangeStart w:id="6"/>
      <w:r w:rsidRPr="00D46E56">
        <w:rPr>
          <w:rFonts w:ascii="Times New Roman" w:hAnsi="Times New Roman" w:cs="Times New Roman"/>
          <w:b/>
          <w:bCs/>
          <w:lang w:val="en-IN"/>
        </w:rPr>
        <w:t>Total recommended weight gain based on pre-pregnancy BMI:</w:t>
      </w:r>
    </w:p>
    <w:p w14:paraId="0C46DF06" w14:textId="50580B45" w:rsidR="00A124B8" w:rsidRPr="00D46E56" w:rsidRDefault="00A124B8" w:rsidP="00276F26">
      <w:pPr>
        <w:spacing w:line="360" w:lineRule="auto"/>
        <w:rPr>
          <w:rFonts w:ascii="Times New Roman" w:hAnsi="Times New Roman" w:cs="Times New Roman"/>
          <w:b/>
          <w:bCs/>
          <w:lang w:val="en-IN"/>
        </w:rPr>
      </w:pPr>
      <w:r w:rsidRPr="00D46E56">
        <w:rPr>
          <w:rFonts w:ascii="Times New Roman" w:hAnsi="Times New Roman" w:cs="Times New Roman"/>
          <w:b/>
          <w:bCs/>
          <w:lang w:val="en-IN"/>
        </w:rPr>
        <w:t>• Underweight</w:t>
      </w:r>
      <w:r w:rsidR="00977D83">
        <w:rPr>
          <w:rFonts w:ascii="Times New Roman" w:hAnsi="Times New Roman" w:cs="Times New Roman"/>
          <w:b/>
          <w:bCs/>
          <w:lang w:val="en-IN"/>
        </w:rPr>
        <w:t xml:space="preserve"> (BMI</w:t>
      </w:r>
      <w:r w:rsidR="00087629">
        <w:rPr>
          <w:rFonts w:ascii="Times New Roman" w:hAnsi="Times New Roman" w:cs="Times New Roman"/>
          <w:b/>
          <w:bCs/>
          <w:lang w:val="en-IN"/>
        </w:rPr>
        <w:t xml:space="preserve"> less than 18.5)</w:t>
      </w:r>
      <w:r w:rsidRPr="00D46E56">
        <w:rPr>
          <w:rFonts w:ascii="Times New Roman" w:hAnsi="Times New Roman" w:cs="Times New Roman"/>
          <w:b/>
          <w:bCs/>
          <w:lang w:val="en-IN"/>
        </w:rPr>
        <w:t xml:space="preserve"> → 13–18 kg</w:t>
      </w:r>
      <w:r w:rsidRPr="00D46E56">
        <w:rPr>
          <w:rFonts w:ascii="Times New Roman" w:hAnsi="Times New Roman" w:cs="Times New Roman"/>
          <w:b/>
          <w:bCs/>
          <w:lang w:val="en-IN"/>
        </w:rPr>
        <w:br/>
        <w:t xml:space="preserve">• Normal weight </w:t>
      </w:r>
      <w:r w:rsidR="00087629">
        <w:rPr>
          <w:rFonts w:ascii="Times New Roman" w:hAnsi="Times New Roman" w:cs="Times New Roman"/>
          <w:b/>
          <w:bCs/>
          <w:lang w:val="en-IN"/>
        </w:rPr>
        <w:t>(BMI 18.5-22.9)</w:t>
      </w:r>
      <w:r w:rsidRPr="00D46E56">
        <w:rPr>
          <w:rFonts w:ascii="Times New Roman" w:hAnsi="Times New Roman" w:cs="Times New Roman"/>
          <w:b/>
          <w:bCs/>
          <w:lang w:val="en-IN"/>
        </w:rPr>
        <w:t>→ 11–1</w:t>
      </w:r>
      <w:r w:rsidR="00FF1642">
        <w:rPr>
          <w:rFonts w:ascii="Times New Roman" w:hAnsi="Times New Roman" w:cs="Times New Roman"/>
          <w:b/>
          <w:bCs/>
          <w:lang w:val="en-IN"/>
        </w:rPr>
        <w:t xml:space="preserve">2 </w:t>
      </w:r>
      <w:r w:rsidRPr="00D46E56">
        <w:rPr>
          <w:rFonts w:ascii="Times New Roman" w:hAnsi="Times New Roman" w:cs="Times New Roman"/>
          <w:b/>
          <w:bCs/>
          <w:lang w:val="en-IN"/>
        </w:rPr>
        <w:t>kg</w:t>
      </w:r>
      <w:r w:rsidRPr="00D46E56">
        <w:rPr>
          <w:rFonts w:ascii="Times New Roman" w:hAnsi="Times New Roman" w:cs="Times New Roman"/>
          <w:b/>
          <w:bCs/>
          <w:lang w:val="en-IN"/>
        </w:rPr>
        <w:br/>
      </w:r>
      <w:r w:rsidRPr="00D46E56">
        <w:rPr>
          <w:rFonts w:ascii="Times New Roman" w:hAnsi="Times New Roman" w:cs="Times New Roman"/>
          <w:b/>
          <w:bCs/>
          <w:lang w:val="en-IN"/>
        </w:rPr>
        <w:lastRenderedPageBreak/>
        <w:t>• Overweight</w:t>
      </w:r>
      <w:r w:rsidR="00087629">
        <w:rPr>
          <w:rFonts w:ascii="Times New Roman" w:hAnsi="Times New Roman" w:cs="Times New Roman"/>
          <w:b/>
          <w:bCs/>
          <w:lang w:val="en-IN"/>
        </w:rPr>
        <w:t xml:space="preserve"> (BMI 23-24.9)</w:t>
      </w:r>
      <w:r w:rsidRPr="00D46E56">
        <w:rPr>
          <w:rFonts w:ascii="Times New Roman" w:hAnsi="Times New Roman" w:cs="Times New Roman"/>
          <w:b/>
          <w:bCs/>
          <w:lang w:val="en-IN"/>
        </w:rPr>
        <w:t xml:space="preserve"> → 7–</w:t>
      </w:r>
      <w:r w:rsidR="00291393">
        <w:rPr>
          <w:rFonts w:ascii="Times New Roman" w:hAnsi="Times New Roman" w:cs="Times New Roman"/>
          <w:b/>
          <w:bCs/>
          <w:lang w:val="en-IN"/>
        </w:rPr>
        <w:t>9</w:t>
      </w:r>
      <w:r w:rsidRPr="00D46E56">
        <w:rPr>
          <w:rFonts w:ascii="Times New Roman" w:hAnsi="Times New Roman" w:cs="Times New Roman"/>
          <w:b/>
          <w:bCs/>
          <w:lang w:val="en-IN"/>
        </w:rPr>
        <w:t xml:space="preserve"> kg</w:t>
      </w:r>
      <w:r w:rsidRPr="00D46E56">
        <w:rPr>
          <w:rFonts w:ascii="Times New Roman" w:hAnsi="Times New Roman" w:cs="Times New Roman"/>
          <w:b/>
          <w:bCs/>
          <w:lang w:val="en-IN"/>
        </w:rPr>
        <w:br/>
        <w:t>• Obese</w:t>
      </w:r>
      <w:r w:rsidR="00087629">
        <w:rPr>
          <w:rFonts w:ascii="Times New Roman" w:hAnsi="Times New Roman" w:cs="Times New Roman"/>
          <w:b/>
          <w:bCs/>
          <w:lang w:val="en-IN"/>
        </w:rPr>
        <w:t xml:space="preserve"> ( BMI more than 25)</w:t>
      </w:r>
      <w:r w:rsidRPr="00D46E56">
        <w:rPr>
          <w:rFonts w:ascii="Times New Roman" w:hAnsi="Times New Roman" w:cs="Times New Roman"/>
          <w:b/>
          <w:bCs/>
          <w:lang w:val="en-IN"/>
        </w:rPr>
        <w:t>→ 5–</w:t>
      </w:r>
      <w:r w:rsidR="00291393">
        <w:rPr>
          <w:rFonts w:ascii="Times New Roman" w:hAnsi="Times New Roman" w:cs="Times New Roman"/>
          <w:b/>
          <w:bCs/>
          <w:lang w:val="en-IN"/>
        </w:rPr>
        <w:t>7</w:t>
      </w:r>
      <w:r w:rsidRPr="00D46E56">
        <w:rPr>
          <w:rFonts w:ascii="Times New Roman" w:hAnsi="Times New Roman" w:cs="Times New Roman"/>
          <w:b/>
          <w:bCs/>
          <w:lang w:val="en-IN"/>
        </w:rPr>
        <w:t xml:space="preserve"> kg</w:t>
      </w:r>
      <w:commentRangeEnd w:id="5"/>
      <w:r w:rsidRPr="00D46E56">
        <w:rPr>
          <w:rStyle w:val="CommentReference"/>
          <w:rFonts w:ascii="Times New Roman" w:hAnsi="Times New Roman" w:cs="Times New Roman"/>
          <w:b/>
          <w:bCs/>
          <w:sz w:val="24"/>
          <w:szCs w:val="24"/>
          <w:lang w:val="en-IN"/>
        </w:rPr>
        <w:commentReference w:id="5"/>
      </w:r>
      <w:commentRangeEnd w:id="6"/>
      <w:r w:rsidR="00BC00A3" w:rsidRPr="00D46E56">
        <w:rPr>
          <w:rStyle w:val="CommentReference"/>
          <w:rFonts w:ascii="Times New Roman" w:hAnsi="Times New Roman" w:cs="Times New Roman"/>
          <w:b/>
          <w:bCs/>
          <w:sz w:val="24"/>
          <w:szCs w:val="24"/>
          <w:lang w:val="en-IN"/>
        </w:rPr>
        <w:commentReference w:id="6"/>
      </w:r>
    </w:p>
    <w:p w14:paraId="15E6AF51" w14:textId="77777777" w:rsidR="00A124B8" w:rsidRPr="00276F26" w:rsidRDefault="00A124B8" w:rsidP="00276F26">
      <w:pPr>
        <w:spacing w:line="360" w:lineRule="auto"/>
        <w:rPr>
          <w:rFonts w:ascii="Times New Roman" w:hAnsi="Times New Roman" w:cs="Times New Roman"/>
          <w:b/>
          <w:bCs/>
          <w:lang w:val="en-IN"/>
        </w:rPr>
      </w:pPr>
      <w:r w:rsidRPr="00276F26">
        <w:rPr>
          <w:rFonts w:ascii="Times New Roman" w:hAnsi="Times New Roman" w:cs="Times New Roman"/>
          <w:b/>
          <w:bCs/>
          <w:lang w:val="en-IN"/>
        </w:rPr>
        <w:t>Do you want to know more?</w:t>
      </w:r>
    </w:p>
    <w:p w14:paraId="4DE06A80" w14:textId="77777777" w:rsidR="00A124B8" w:rsidRPr="00276F26" w:rsidRDefault="00A124B8" w:rsidP="00276F26">
      <w:pPr>
        <w:spacing w:line="360" w:lineRule="auto"/>
        <w:rPr>
          <w:rFonts w:ascii="Times New Roman" w:hAnsi="Times New Roman" w:cs="Times New Roman"/>
          <w:b/>
          <w:bCs/>
          <w:lang w:val="en-IN"/>
        </w:rPr>
      </w:pPr>
      <w:r w:rsidRPr="00276F26">
        <w:rPr>
          <w:rFonts w:ascii="Times New Roman" w:hAnsi="Times New Roman" w:cs="Times New Roman"/>
          <w:b/>
          <w:bCs/>
          <w:lang w:val="en-IN"/>
        </w:rPr>
        <w:t>User: Yes</w:t>
      </w:r>
    </w:p>
    <w:p w14:paraId="3562938E" w14:textId="04A7560D" w:rsidR="00A124B8" w:rsidRPr="00276F26" w:rsidRDefault="00A124B8" w:rsidP="00276F26">
      <w:pPr>
        <w:spacing w:line="360" w:lineRule="auto"/>
        <w:rPr>
          <w:rFonts w:ascii="Times New Roman" w:hAnsi="Times New Roman" w:cs="Times New Roman"/>
          <w:lang w:val="en-IN"/>
        </w:rPr>
      </w:pPr>
      <w:r w:rsidRPr="00276F26">
        <w:rPr>
          <w:rFonts w:ascii="Times New Roman" w:hAnsi="Times New Roman" w:cs="Times New Roman"/>
          <w:b/>
          <w:bCs/>
          <w:lang w:val="en-IN"/>
        </w:rPr>
        <w:t xml:space="preserve">Bot: </w:t>
      </w:r>
      <w:r w:rsidRPr="00276F26">
        <w:rPr>
          <w:rFonts w:ascii="Times New Roman" w:hAnsi="Times New Roman" w:cs="Times New Roman"/>
          <w:lang w:val="en-IN"/>
        </w:rPr>
        <w:t>Please choose from the following topics:</w:t>
      </w:r>
    </w:p>
    <w:p w14:paraId="21C38D5F" w14:textId="77777777" w:rsidR="00A124B8" w:rsidRPr="00276F26" w:rsidRDefault="00A124B8" w:rsidP="002F303D">
      <w:pPr>
        <w:pStyle w:val="ListParagraph"/>
        <w:numPr>
          <w:ilvl w:val="0"/>
          <w:numId w:val="17"/>
        </w:numPr>
        <w:spacing w:line="360" w:lineRule="auto"/>
        <w:rPr>
          <w:rFonts w:ascii="Times New Roman" w:hAnsi="Times New Roman" w:cs="Times New Roman"/>
        </w:rPr>
      </w:pPr>
      <w:r w:rsidRPr="00276F26">
        <w:rPr>
          <w:rFonts w:ascii="Times New Roman" w:hAnsi="Times New Roman" w:cs="Times New Roman"/>
        </w:rPr>
        <w:t>Eating habits</w:t>
      </w:r>
    </w:p>
    <w:p w14:paraId="661346BB" w14:textId="77777777" w:rsidR="00A124B8" w:rsidRPr="00276F26" w:rsidRDefault="00A124B8" w:rsidP="002F303D">
      <w:pPr>
        <w:pStyle w:val="ListParagraph"/>
        <w:numPr>
          <w:ilvl w:val="0"/>
          <w:numId w:val="17"/>
        </w:numPr>
        <w:spacing w:line="360" w:lineRule="auto"/>
        <w:rPr>
          <w:rFonts w:ascii="Times New Roman" w:hAnsi="Times New Roman" w:cs="Times New Roman"/>
        </w:rPr>
      </w:pPr>
      <w:r w:rsidRPr="00276F26">
        <w:rPr>
          <w:rFonts w:ascii="Times New Roman" w:hAnsi="Times New Roman" w:cs="Times New Roman"/>
        </w:rPr>
        <w:t>Diet Chart</w:t>
      </w:r>
    </w:p>
    <w:p w14:paraId="0C8D703E" w14:textId="77777777" w:rsidR="00A124B8" w:rsidRPr="00276F26" w:rsidRDefault="00A124B8" w:rsidP="002F303D">
      <w:pPr>
        <w:pStyle w:val="ListParagraph"/>
        <w:numPr>
          <w:ilvl w:val="0"/>
          <w:numId w:val="17"/>
        </w:numPr>
        <w:spacing w:line="360" w:lineRule="auto"/>
        <w:rPr>
          <w:rFonts w:ascii="Times New Roman" w:hAnsi="Times New Roman" w:cs="Times New Roman"/>
        </w:rPr>
      </w:pPr>
      <w:r w:rsidRPr="00276F26">
        <w:rPr>
          <w:rFonts w:ascii="Times New Roman" w:hAnsi="Times New Roman" w:cs="Times New Roman"/>
        </w:rPr>
        <w:t>Supplements</w:t>
      </w:r>
    </w:p>
    <w:p w14:paraId="2917BB1D" w14:textId="77777777" w:rsidR="00A124B8" w:rsidRPr="00276F26" w:rsidRDefault="00A124B8" w:rsidP="002F303D">
      <w:pPr>
        <w:pStyle w:val="ListParagraph"/>
        <w:numPr>
          <w:ilvl w:val="0"/>
          <w:numId w:val="17"/>
        </w:numPr>
        <w:spacing w:line="360" w:lineRule="auto"/>
        <w:rPr>
          <w:rFonts w:ascii="Times New Roman" w:hAnsi="Times New Roman" w:cs="Times New Roman"/>
        </w:rPr>
      </w:pPr>
      <w:r w:rsidRPr="00276F26">
        <w:rPr>
          <w:rFonts w:ascii="Times New Roman" w:hAnsi="Times New Roman" w:cs="Times New Roman"/>
        </w:rPr>
        <w:t>Anemia</w:t>
      </w:r>
    </w:p>
    <w:p w14:paraId="0E72110B" w14:textId="77777777" w:rsidR="00A124B8" w:rsidRPr="00276F26" w:rsidRDefault="00A124B8" w:rsidP="002F303D">
      <w:pPr>
        <w:pStyle w:val="ListParagraph"/>
        <w:numPr>
          <w:ilvl w:val="0"/>
          <w:numId w:val="17"/>
        </w:numPr>
        <w:spacing w:line="360" w:lineRule="auto"/>
        <w:rPr>
          <w:rFonts w:ascii="Times New Roman" w:hAnsi="Times New Roman" w:cs="Times New Roman"/>
        </w:rPr>
      </w:pPr>
      <w:r w:rsidRPr="00276F26">
        <w:rPr>
          <w:rFonts w:ascii="Times New Roman" w:hAnsi="Times New Roman" w:cs="Times New Roman"/>
        </w:rPr>
        <w:t>Weight gain</w:t>
      </w:r>
    </w:p>
    <w:p w14:paraId="49048DBD" w14:textId="77777777" w:rsidR="00A124B8" w:rsidRPr="00276F26" w:rsidRDefault="00A124B8" w:rsidP="002F303D">
      <w:pPr>
        <w:pStyle w:val="ListParagraph"/>
        <w:numPr>
          <w:ilvl w:val="0"/>
          <w:numId w:val="17"/>
        </w:numPr>
        <w:spacing w:line="360" w:lineRule="auto"/>
        <w:rPr>
          <w:rFonts w:ascii="Times New Roman" w:hAnsi="Times New Roman" w:cs="Times New Roman"/>
        </w:rPr>
      </w:pPr>
      <w:r w:rsidRPr="00276F26">
        <w:rPr>
          <w:rFonts w:ascii="Times New Roman" w:hAnsi="Times New Roman" w:cs="Times New Roman"/>
        </w:rPr>
        <w:t>Trimester-wise info</w:t>
      </w:r>
    </w:p>
    <w:p w14:paraId="4EBE7515" w14:textId="77777777" w:rsidR="00A124B8" w:rsidRPr="00276F26" w:rsidRDefault="00A124B8" w:rsidP="002F303D">
      <w:pPr>
        <w:pStyle w:val="ListParagraph"/>
        <w:numPr>
          <w:ilvl w:val="0"/>
          <w:numId w:val="17"/>
        </w:numPr>
        <w:spacing w:line="360" w:lineRule="auto"/>
        <w:rPr>
          <w:rFonts w:ascii="Times New Roman" w:hAnsi="Times New Roman" w:cs="Times New Roman"/>
        </w:rPr>
      </w:pPr>
      <w:r w:rsidRPr="00276F26">
        <w:rPr>
          <w:rFonts w:ascii="Times New Roman" w:hAnsi="Times New Roman" w:cs="Times New Roman"/>
        </w:rPr>
        <w:t>Important nutrients</w:t>
      </w:r>
    </w:p>
    <w:p w14:paraId="0DF7C7A3" w14:textId="4797B18E" w:rsidR="00A124B8" w:rsidRPr="00276F26" w:rsidRDefault="00A124B8" w:rsidP="00276F26">
      <w:pPr>
        <w:tabs>
          <w:tab w:val="num" w:pos="720"/>
        </w:tabs>
        <w:spacing w:line="360" w:lineRule="auto"/>
        <w:rPr>
          <w:rFonts w:ascii="Times New Roman" w:hAnsi="Times New Roman" w:cs="Times New Roman"/>
          <w:b/>
          <w:bCs/>
        </w:rPr>
      </w:pPr>
      <w:r w:rsidRPr="00276F26">
        <w:rPr>
          <w:rFonts w:ascii="Times New Roman" w:hAnsi="Times New Roman" w:cs="Times New Roman"/>
          <w:b/>
          <w:bCs/>
        </w:rPr>
        <w:t xml:space="preserve">1.1. </w:t>
      </w:r>
      <w:r w:rsidRPr="007A52CB">
        <w:rPr>
          <w:rFonts w:ascii="Times New Roman" w:hAnsi="Times New Roman" w:cs="Times New Roman"/>
          <w:b/>
          <w:bCs/>
          <w:highlight w:val="yellow"/>
        </w:rPr>
        <w:t>Eating habits</w:t>
      </w:r>
    </w:p>
    <w:p w14:paraId="75B26159" w14:textId="32D447CF" w:rsidR="00A124B8" w:rsidRPr="00276F26" w:rsidRDefault="00A124B8" w:rsidP="00276F26">
      <w:pPr>
        <w:tabs>
          <w:tab w:val="num" w:pos="720"/>
        </w:tabs>
        <w:spacing w:line="360" w:lineRule="auto"/>
        <w:rPr>
          <w:rFonts w:ascii="Times New Roman" w:hAnsi="Times New Roman" w:cs="Times New Roman"/>
          <w:b/>
          <w:bCs/>
        </w:rPr>
      </w:pPr>
      <w:r w:rsidRPr="00276F26">
        <w:rPr>
          <w:rFonts w:ascii="Times New Roman" w:hAnsi="Times New Roman" w:cs="Times New Roman"/>
          <w:b/>
          <w:bCs/>
        </w:rPr>
        <w:t>1.1 a. Q: What should I eat during pregnancy?</w:t>
      </w:r>
    </w:p>
    <w:p w14:paraId="574D88D2" w14:textId="32043F08" w:rsidR="00A124B8" w:rsidRDefault="00A124B8" w:rsidP="00D76A4F">
      <w:pPr>
        <w:tabs>
          <w:tab w:val="num" w:pos="720"/>
        </w:tabs>
        <w:spacing w:line="360" w:lineRule="auto"/>
        <w:rPr>
          <w:rFonts w:ascii="Times New Roman" w:hAnsi="Times New Roman" w:cs="Times New Roman"/>
          <w:b/>
          <w:bCs/>
        </w:rPr>
      </w:pPr>
      <w:r w:rsidRPr="00D76A4F">
        <w:rPr>
          <w:rFonts w:ascii="Times New Roman" w:hAnsi="Times New Roman" w:cs="Times New Roman"/>
          <w:b/>
          <w:bCs/>
        </w:rPr>
        <w:t xml:space="preserve">Bot:  </w:t>
      </w:r>
    </w:p>
    <w:p w14:paraId="7C96AFF0" w14:textId="1381BB3D" w:rsidR="00D76A4F" w:rsidRDefault="00D76A4F" w:rsidP="002F303D">
      <w:pPr>
        <w:pStyle w:val="ListParagraph"/>
        <w:numPr>
          <w:ilvl w:val="0"/>
          <w:numId w:val="40"/>
        </w:numPr>
        <w:tabs>
          <w:tab w:val="num" w:pos="720"/>
        </w:tabs>
        <w:spacing w:line="360" w:lineRule="auto"/>
        <w:rPr>
          <w:rFonts w:ascii="Times New Roman" w:hAnsi="Times New Roman" w:cs="Times New Roman"/>
        </w:rPr>
      </w:pPr>
      <w:commentRangeStart w:id="7"/>
      <w:r>
        <w:rPr>
          <w:rFonts w:ascii="Times New Roman" w:hAnsi="Times New Roman" w:cs="Times New Roman"/>
        </w:rPr>
        <w:t>Eat six meals a day (</w:t>
      </w:r>
      <w:r w:rsidR="00314D08">
        <w:rPr>
          <w:rFonts w:ascii="Times New Roman" w:hAnsi="Times New Roman" w:cs="Times New Roman"/>
        </w:rPr>
        <w:t>3 big meals and remaining snacks)</w:t>
      </w:r>
    </w:p>
    <w:p w14:paraId="2BF37814" w14:textId="07E6BE9D" w:rsidR="00D76A4F" w:rsidRDefault="00D76A4F" w:rsidP="002F303D">
      <w:pPr>
        <w:pStyle w:val="ListParagraph"/>
        <w:numPr>
          <w:ilvl w:val="0"/>
          <w:numId w:val="40"/>
        </w:numPr>
        <w:tabs>
          <w:tab w:val="num" w:pos="720"/>
        </w:tabs>
        <w:spacing w:line="360" w:lineRule="auto"/>
        <w:rPr>
          <w:rFonts w:ascii="Times New Roman" w:hAnsi="Times New Roman" w:cs="Times New Roman"/>
        </w:rPr>
      </w:pPr>
      <w:r>
        <w:rPr>
          <w:rFonts w:ascii="Times New Roman" w:hAnsi="Times New Roman" w:cs="Times New Roman"/>
        </w:rPr>
        <w:t xml:space="preserve">Keep thali balanced and colorful </w:t>
      </w:r>
    </w:p>
    <w:p w14:paraId="2AB2581B" w14:textId="6231DD93" w:rsidR="00D76A4F" w:rsidRDefault="00D76A4F" w:rsidP="002F303D">
      <w:pPr>
        <w:pStyle w:val="ListParagraph"/>
        <w:numPr>
          <w:ilvl w:val="0"/>
          <w:numId w:val="40"/>
        </w:numPr>
        <w:tabs>
          <w:tab w:val="num" w:pos="720"/>
        </w:tabs>
        <w:spacing w:line="360" w:lineRule="auto"/>
        <w:rPr>
          <w:rFonts w:ascii="Times New Roman" w:hAnsi="Times New Roman" w:cs="Times New Roman"/>
        </w:rPr>
      </w:pPr>
      <w:r>
        <w:rPr>
          <w:rFonts w:ascii="Times New Roman" w:hAnsi="Times New Roman" w:cs="Times New Roman"/>
        </w:rPr>
        <w:t>Include 5 or move food variety daily</w:t>
      </w:r>
    </w:p>
    <w:p w14:paraId="3C7A0A54" w14:textId="417A5D25" w:rsidR="000A0136" w:rsidRPr="00D76A4F" w:rsidRDefault="000A0136" w:rsidP="002F303D">
      <w:pPr>
        <w:pStyle w:val="ListParagraph"/>
        <w:numPr>
          <w:ilvl w:val="0"/>
          <w:numId w:val="40"/>
        </w:numPr>
        <w:tabs>
          <w:tab w:val="num" w:pos="720"/>
        </w:tabs>
        <w:spacing w:line="360" w:lineRule="auto"/>
        <w:rPr>
          <w:rFonts w:ascii="Times New Roman" w:hAnsi="Times New Roman" w:cs="Times New Roman"/>
        </w:rPr>
      </w:pPr>
      <w:r>
        <w:rPr>
          <w:rFonts w:ascii="Times New Roman" w:hAnsi="Times New Roman" w:cs="Times New Roman"/>
        </w:rPr>
        <w:t>Eat local and home-cooked foods</w:t>
      </w:r>
      <w:commentRangeEnd w:id="7"/>
      <w:r w:rsidR="00C675A6" w:rsidRPr="00D76A4F">
        <w:rPr>
          <w:rStyle w:val="CommentReference"/>
          <w:rFonts w:ascii="Times New Roman" w:hAnsi="Times New Roman" w:cs="Times New Roman"/>
          <w:sz w:val="24"/>
          <w:szCs w:val="24"/>
        </w:rPr>
        <w:commentReference w:id="7"/>
      </w:r>
    </w:p>
    <w:p w14:paraId="7E533262" w14:textId="42EE4888" w:rsidR="00A124B8" w:rsidRDefault="00120F94" w:rsidP="00276F26">
      <w:pPr>
        <w:tabs>
          <w:tab w:val="num" w:pos="720"/>
        </w:tabs>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4A615862" wp14:editId="2B8D2FE1">
            <wp:extent cx="3917950" cy="3917950"/>
            <wp:effectExtent l="0" t="0" r="6350" b="6350"/>
            <wp:docPr id="162564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41166" name="Picture 16256411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17950" cy="3917950"/>
                    </a:xfrm>
                    <a:prstGeom prst="rect">
                      <a:avLst/>
                    </a:prstGeom>
                  </pic:spPr>
                </pic:pic>
              </a:graphicData>
            </a:graphic>
          </wp:inline>
        </w:drawing>
      </w:r>
      <w:commentRangeStart w:id="8"/>
      <w:commentRangeStart w:id="9"/>
      <w:commentRangeStart w:id="10"/>
      <w:commentRangeEnd w:id="10"/>
      <w:r w:rsidR="00A124B8">
        <w:rPr>
          <w:rStyle w:val="CommentReference"/>
          <w:rFonts w:ascii="Times New Roman" w:hAnsi="Times New Roman" w:cs="Times New Roman"/>
          <w:sz w:val="24"/>
          <w:szCs w:val="24"/>
        </w:rPr>
        <w:commentReference w:id="10"/>
      </w:r>
      <w:commentRangeEnd w:id="8"/>
      <w:r w:rsidR="00A124B8">
        <w:rPr>
          <w:rStyle w:val="CommentReference"/>
          <w:rFonts w:ascii="Times New Roman" w:hAnsi="Times New Roman" w:cs="Times New Roman"/>
          <w:sz w:val="24"/>
          <w:szCs w:val="24"/>
        </w:rPr>
        <w:commentReference w:id="8"/>
      </w:r>
      <w:commentRangeEnd w:id="9"/>
      <w:r w:rsidR="00A124B8">
        <w:rPr>
          <w:rStyle w:val="CommentReference"/>
          <w:rFonts w:ascii="Times New Roman" w:hAnsi="Times New Roman" w:cs="Times New Roman"/>
          <w:sz w:val="24"/>
          <w:szCs w:val="24"/>
        </w:rPr>
        <w:commentReference w:id="9"/>
      </w:r>
    </w:p>
    <w:p w14:paraId="7EE3875B" w14:textId="76E8AF6C" w:rsidR="000241C1" w:rsidRPr="00AA0522" w:rsidRDefault="000241C1" w:rsidP="00276F26">
      <w:pPr>
        <w:tabs>
          <w:tab w:val="num" w:pos="720"/>
        </w:tabs>
        <w:spacing w:line="360" w:lineRule="auto"/>
        <w:rPr>
          <w:rFonts w:ascii="Times New Roman" w:hAnsi="Times New Roman" w:cs="Times New Roman"/>
          <w:i/>
          <w:iCs/>
        </w:rPr>
      </w:pPr>
      <w:r w:rsidRPr="00AA0522">
        <w:rPr>
          <w:rFonts w:ascii="Times New Roman" w:hAnsi="Times New Roman" w:cs="Times New Roman"/>
          <w:i/>
          <w:iCs/>
        </w:rPr>
        <w:t>Infographic: moving graphic – empty plate being filled up according to portion size on plate (give better examples of food types)</w:t>
      </w:r>
      <w:r w:rsidR="00AA0522">
        <w:rPr>
          <w:rFonts w:ascii="Times New Roman" w:hAnsi="Times New Roman" w:cs="Times New Roman"/>
          <w:i/>
          <w:iCs/>
        </w:rPr>
        <w:t xml:space="preserve"> – in the end we show this plate</w:t>
      </w:r>
    </w:p>
    <w:p w14:paraId="58C0CECA" w14:textId="50BA80EA" w:rsidR="00A124B8" w:rsidRPr="00276F26" w:rsidRDefault="00A124B8" w:rsidP="00276F26">
      <w:pPr>
        <w:spacing w:line="360" w:lineRule="auto"/>
        <w:rPr>
          <w:rFonts w:ascii="Times New Roman" w:hAnsi="Times New Roman" w:cs="Times New Roman"/>
        </w:rPr>
      </w:pPr>
      <w:r w:rsidRPr="00276F26">
        <w:rPr>
          <w:rFonts w:ascii="Times New Roman" w:hAnsi="Times New Roman" w:cs="Times New Roman"/>
        </w:rPr>
        <w:t>Walk for 15minutes after meals! And don’t forget to take your Iron and Calcium tablets as your doctor or ASHA worker advises.</w:t>
      </w:r>
    </w:p>
    <w:p w14:paraId="77C9F884" w14:textId="77777777" w:rsidR="00A124B8" w:rsidRPr="00276F26" w:rsidRDefault="00A124B8" w:rsidP="00276F26">
      <w:pPr>
        <w:spacing w:line="360" w:lineRule="auto"/>
        <w:rPr>
          <w:rFonts w:ascii="Times New Roman" w:hAnsi="Times New Roman" w:cs="Times New Roman"/>
        </w:rPr>
      </w:pPr>
      <w:r w:rsidRPr="00276F26">
        <w:rPr>
          <w:rFonts w:ascii="Times New Roman" w:hAnsi="Times New Roman" w:cs="Times New Roman"/>
          <w:b/>
          <w:bCs/>
        </w:rPr>
        <w:t xml:space="preserve">Source: </w:t>
      </w:r>
      <w:r w:rsidRPr="00276F26">
        <w:rPr>
          <w:rFonts w:ascii="Times New Roman" w:hAnsi="Times New Roman" w:cs="Times New Roman"/>
          <w:i/>
          <w:iCs/>
        </w:rPr>
        <w:t>My Safe Motherhood Booklet (MoHFW &amp; UNICEF),</w:t>
      </w:r>
      <w:r w:rsidRPr="00276F26">
        <w:rPr>
          <w:rFonts w:ascii="Times New Roman" w:hAnsi="Times New Roman" w:cs="Times New Roman"/>
        </w:rPr>
        <w:t xml:space="preserve"> </w:t>
      </w:r>
      <w:r w:rsidRPr="00276F26">
        <w:rPr>
          <w:rFonts w:ascii="Times New Roman" w:hAnsi="Times New Roman" w:cs="Times New Roman"/>
          <w:i/>
          <w:iCs/>
        </w:rPr>
        <w:t>p. 9</w:t>
      </w:r>
      <w:r w:rsidRPr="00276F26">
        <w:rPr>
          <w:rFonts w:ascii="Times New Roman" w:hAnsi="Times New Roman" w:cs="Times New Roman"/>
        </w:rPr>
        <w:t xml:space="preserve"> – “Diet during pregnancy.”</w:t>
      </w:r>
      <w:r w:rsidRPr="00276F26">
        <w:rPr>
          <w:rFonts w:ascii="Times New Roman" w:hAnsi="Times New Roman" w:cs="Times New Roman"/>
        </w:rPr>
        <w:br/>
      </w:r>
      <w:r w:rsidRPr="00276F26">
        <w:rPr>
          <w:rFonts w:ascii="Times New Roman" w:hAnsi="Times New Roman" w:cs="Times New Roman"/>
          <w:i/>
          <w:iCs/>
        </w:rPr>
        <w:t xml:space="preserve">JSSK Guidelines (MoHFW 2018), pp. 4–6 </w:t>
      </w:r>
      <w:r w:rsidRPr="00276F26">
        <w:rPr>
          <w:rFonts w:ascii="Times New Roman" w:hAnsi="Times New Roman" w:cs="Times New Roman"/>
        </w:rPr>
        <w:t>– “Balanced meal composition &amp; daily nutrient requirements.”</w:t>
      </w:r>
      <w:r w:rsidRPr="00276F26">
        <w:rPr>
          <w:rFonts w:ascii="Times New Roman" w:hAnsi="Times New Roman" w:cs="Times New Roman"/>
        </w:rPr>
        <w:br/>
      </w:r>
      <w:r w:rsidRPr="00276F26">
        <w:rPr>
          <w:rFonts w:ascii="Times New Roman" w:hAnsi="Times New Roman" w:cs="Times New Roman"/>
          <w:i/>
          <w:iCs/>
        </w:rPr>
        <w:t>ICMR Nutrient Requirements, Ch. 2</w:t>
      </w:r>
      <w:r w:rsidRPr="00276F26">
        <w:rPr>
          <w:rFonts w:ascii="Times New Roman" w:hAnsi="Times New Roman" w:cs="Times New Roman"/>
        </w:rPr>
        <w:t xml:space="preserve"> – “Energy and protein increments in pregnancy.</w:t>
      </w:r>
    </w:p>
    <w:p w14:paraId="1A4FD7B1" w14:textId="229CBD58" w:rsidR="00A124B8" w:rsidRPr="00276F26" w:rsidRDefault="00A124B8" w:rsidP="00276F26">
      <w:pPr>
        <w:spacing w:line="360" w:lineRule="auto"/>
        <w:rPr>
          <w:rFonts w:ascii="Times New Roman" w:hAnsi="Times New Roman" w:cs="Times New Roman"/>
        </w:rPr>
      </w:pPr>
      <w:r w:rsidRPr="00276F26">
        <w:rPr>
          <w:rFonts w:ascii="Times New Roman" w:hAnsi="Times New Roman" w:cs="Times New Roman"/>
          <w:b/>
          <w:bCs/>
        </w:rPr>
        <w:t xml:space="preserve">1.1 b. Next message by Bot: </w:t>
      </w:r>
      <w:r w:rsidRPr="00276F26">
        <w:rPr>
          <w:rFonts w:ascii="Times New Roman" w:hAnsi="Times New Roman" w:cs="Times New Roman"/>
        </w:rPr>
        <w:t>Hi! Let’s do a quick check to see how balanced your meals have been today. Eating a variety of foods every day helps you stay strong and gives your baby all the nutrients they need to grow healthy. Yes/no</w:t>
      </w:r>
    </w:p>
    <w:p w14:paraId="04125EF9" w14:textId="77777777" w:rsidR="00A124B8" w:rsidRPr="00276F26" w:rsidRDefault="00A124B8" w:rsidP="00276F26">
      <w:pPr>
        <w:spacing w:line="360" w:lineRule="auto"/>
        <w:rPr>
          <w:rFonts w:ascii="Times New Roman" w:hAnsi="Times New Roman" w:cs="Times New Roman"/>
        </w:rPr>
      </w:pPr>
      <w:r w:rsidRPr="00276F26">
        <w:rPr>
          <w:rFonts w:ascii="Times New Roman" w:hAnsi="Times New Roman" w:cs="Times New Roman"/>
          <w:b/>
          <w:bCs/>
        </w:rPr>
        <w:t>If yes, then bot:</w:t>
      </w:r>
      <w:r w:rsidRPr="00276F26">
        <w:rPr>
          <w:rFonts w:ascii="Times New Roman" w:hAnsi="Times New Roman" w:cs="Times New Roman"/>
        </w:rPr>
        <w:t xml:space="preserve"> I’ll ask you a few short questions about what you ate in the last 24 hours just reply YES or NO.</w:t>
      </w:r>
    </w:p>
    <w:p w14:paraId="4FD21660" w14:textId="77777777" w:rsidR="00A124B8" w:rsidRPr="00276F26" w:rsidRDefault="00A124B8" w:rsidP="002F303D">
      <w:pPr>
        <w:pStyle w:val="ListParagraph"/>
        <w:numPr>
          <w:ilvl w:val="0"/>
          <w:numId w:val="29"/>
        </w:numPr>
        <w:spacing w:line="360" w:lineRule="auto"/>
        <w:rPr>
          <w:rFonts w:ascii="Times New Roman" w:hAnsi="Times New Roman" w:cs="Times New Roman"/>
        </w:rPr>
      </w:pPr>
      <w:commentRangeStart w:id="11"/>
      <w:r w:rsidRPr="00276F26">
        <w:rPr>
          <w:rFonts w:ascii="Times New Roman" w:hAnsi="Times New Roman" w:cs="Times New Roman"/>
        </w:rPr>
        <w:t>“Did you eat any grains today like rice, wheat, or millets?”</w:t>
      </w:r>
    </w:p>
    <w:p w14:paraId="49B14940" w14:textId="755907D0" w:rsidR="00A124B8" w:rsidRPr="00276F26" w:rsidRDefault="00A124B8" w:rsidP="002F303D">
      <w:pPr>
        <w:pStyle w:val="ListParagraph"/>
        <w:numPr>
          <w:ilvl w:val="0"/>
          <w:numId w:val="29"/>
        </w:numPr>
        <w:spacing w:line="360" w:lineRule="auto"/>
        <w:rPr>
          <w:rFonts w:ascii="Times New Roman" w:hAnsi="Times New Roman" w:cs="Times New Roman"/>
        </w:rPr>
      </w:pPr>
      <w:r w:rsidRPr="00276F26">
        <w:rPr>
          <w:rFonts w:ascii="Times New Roman" w:hAnsi="Times New Roman" w:cs="Times New Roman"/>
        </w:rPr>
        <w:lastRenderedPageBreak/>
        <w:t>“Any pulses like dal, beans, or chickpeas?”</w:t>
      </w:r>
    </w:p>
    <w:p w14:paraId="3153F710" w14:textId="738DA6F4" w:rsidR="00A124B8" w:rsidRPr="00276F26" w:rsidRDefault="00A124B8" w:rsidP="002F303D">
      <w:pPr>
        <w:pStyle w:val="ListParagraph"/>
        <w:numPr>
          <w:ilvl w:val="0"/>
          <w:numId w:val="29"/>
        </w:numPr>
        <w:spacing w:line="360" w:lineRule="auto"/>
        <w:rPr>
          <w:rFonts w:ascii="Times New Roman" w:hAnsi="Times New Roman" w:cs="Times New Roman"/>
        </w:rPr>
      </w:pPr>
      <w:r w:rsidRPr="00276F26">
        <w:rPr>
          <w:rFonts w:ascii="Times New Roman" w:hAnsi="Times New Roman" w:cs="Times New Roman"/>
        </w:rPr>
        <w:t>“Did you have any milk, curd, or paneer?”</w:t>
      </w:r>
    </w:p>
    <w:p w14:paraId="7D3A0058" w14:textId="1C4ACA2A" w:rsidR="00A124B8" w:rsidRPr="00276F26" w:rsidRDefault="00A124B8" w:rsidP="002F303D">
      <w:pPr>
        <w:pStyle w:val="ListParagraph"/>
        <w:numPr>
          <w:ilvl w:val="0"/>
          <w:numId w:val="29"/>
        </w:numPr>
        <w:spacing w:line="360" w:lineRule="auto"/>
        <w:rPr>
          <w:rFonts w:ascii="Times New Roman" w:hAnsi="Times New Roman" w:cs="Times New Roman"/>
        </w:rPr>
      </w:pPr>
      <w:r w:rsidRPr="00276F26">
        <w:rPr>
          <w:rFonts w:ascii="Times New Roman" w:hAnsi="Times New Roman" w:cs="Times New Roman"/>
        </w:rPr>
        <w:t>“Did you eat any eggs, fish, or chicken?”</w:t>
      </w:r>
    </w:p>
    <w:p w14:paraId="352C2083" w14:textId="7C3A79E8" w:rsidR="00A124B8" w:rsidRPr="00276F26" w:rsidRDefault="00A124B8" w:rsidP="002F303D">
      <w:pPr>
        <w:pStyle w:val="ListParagraph"/>
        <w:numPr>
          <w:ilvl w:val="0"/>
          <w:numId w:val="29"/>
        </w:numPr>
        <w:spacing w:line="360" w:lineRule="auto"/>
        <w:rPr>
          <w:rFonts w:ascii="Times New Roman" w:hAnsi="Times New Roman" w:cs="Times New Roman"/>
        </w:rPr>
      </w:pPr>
      <w:r w:rsidRPr="00276F26">
        <w:rPr>
          <w:rFonts w:ascii="Times New Roman" w:hAnsi="Times New Roman" w:cs="Times New Roman"/>
        </w:rPr>
        <w:t>“Any nuts or seeds like peanuts, almonds, or sesame?”</w:t>
      </w:r>
    </w:p>
    <w:p w14:paraId="78E814D5" w14:textId="77777777" w:rsidR="00A124B8" w:rsidRPr="00276F26" w:rsidRDefault="00A124B8" w:rsidP="002F303D">
      <w:pPr>
        <w:pStyle w:val="ListParagraph"/>
        <w:numPr>
          <w:ilvl w:val="0"/>
          <w:numId w:val="29"/>
        </w:numPr>
        <w:spacing w:line="360" w:lineRule="auto"/>
        <w:rPr>
          <w:rFonts w:ascii="Times New Roman" w:hAnsi="Times New Roman" w:cs="Times New Roman"/>
        </w:rPr>
      </w:pPr>
      <w:r w:rsidRPr="00276F26">
        <w:rPr>
          <w:rFonts w:ascii="Times New Roman" w:hAnsi="Times New Roman" w:cs="Times New Roman"/>
        </w:rPr>
        <w:t>“Did you eat green leafy vegetables like spinach or moringa?”</w:t>
      </w:r>
    </w:p>
    <w:p w14:paraId="7A742803" w14:textId="77777777" w:rsidR="00A124B8" w:rsidRPr="00276F26" w:rsidRDefault="00A124B8" w:rsidP="002F303D">
      <w:pPr>
        <w:pStyle w:val="ListParagraph"/>
        <w:numPr>
          <w:ilvl w:val="0"/>
          <w:numId w:val="29"/>
        </w:numPr>
        <w:spacing w:line="360" w:lineRule="auto"/>
        <w:rPr>
          <w:rFonts w:ascii="Times New Roman" w:hAnsi="Times New Roman" w:cs="Times New Roman"/>
        </w:rPr>
      </w:pPr>
      <w:r w:rsidRPr="00276F26">
        <w:rPr>
          <w:rFonts w:ascii="Times New Roman" w:hAnsi="Times New Roman" w:cs="Times New Roman"/>
        </w:rPr>
        <w:t>“Any orange/yellow fruits or vegetables like papaya, pumpkin, or carrots?”</w:t>
      </w:r>
    </w:p>
    <w:p w14:paraId="552FE603" w14:textId="77777777" w:rsidR="00A124B8" w:rsidRPr="00276F26" w:rsidRDefault="00A124B8" w:rsidP="002F303D">
      <w:pPr>
        <w:pStyle w:val="ListParagraph"/>
        <w:numPr>
          <w:ilvl w:val="0"/>
          <w:numId w:val="29"/>
        </w:numPr>
        <w:spacing w:line="360" w:lineRule="auto"/>
        <w:rPr>
          <w:rFonts w:ascii="Times New Roman" w:hAnsi="Times New Roman" w:cs="Times New Roman"/>
        </w:rPr>
      </w:pPr>
      <w:r w:rsidRPr="00276F26">
        <w:rPr>
          <w:rFonts w:ascii="Times New Roman" w:hAnsi="Times New Roman" w:cs="Times New Roman"/>
        </w:rPr>
        <w:t>“Did you have any other fruits today?”</w:t>
      </w:r>
    </w:p>
    <w:p w14:paraId="2997E2B9" w14:textId="77777777" w:rsidR="00A124B8" w:rsidRPr="00276F26" w:rsidRDefault="00A124B8" w:rsidP="002F303D">
      <w:pPr>
        <w:pStyle w:val="ListParagraph"/>
        <w:numPr>
          <w:ilvl w:val="0"/>
          <w:numId w:val="29"/>
        </w:numPr>
        <w:spacing w:line="360" w:lineRule="auto"/>
        <w:rPr>
          <w:rFonts w:ascii="Times New Roman" w:hAnsi="Times New Roman" w:cs="Times New Roman"/>
        </w:rPr>
      </w:pPr>
      <w:r w:rsidRPr="00276F26">
        <w:rPr>
          <w:rFonts w:ascii="Times New Roman" w:hAnsi="Times New Roman" w:cs="Times New Roman"/>
        </w:rPr>
        <w:t>“Any other vegetables like beans, lauki, or cabbage?”</w:t>
      </w:r>
    </w:p>
    <w:p w14:paraId="42E1A0AF" w14:textId="6A63B283" w:rsidR="00A124B8" w:rsidRPr="00276F26" w:rsidRDefault="00A124B8" w:rsidP="002F303D">
      <w:pPr>
        <w:pStyle w:val="ListParagraph"/>
        <w:numPr>
          <w:ilvl w:val="0"/>
          <w:numId w:val="29"/>
        </w:numPr>
        <w:spacing w:line="360" w:lineRule="auto"/>
        <w:rPr>
          <w:rFonts w:ascii="Times New Roman" w:hAnsi="Times New Roman" w:cs="Times New Roman"/>
        </w:rPr>
      </w:pPr>
      <w:r w:rsidRPr="00276F26">
        <w:rPr>
          <w:rFonts w:ascii="Times New Roman" w:hAnsi="Times New Roman" w:cs="Times New Roman"/>
        </w:rPr>
        <w:t>“Did you add oil, ghee, or coconut to your meals today?”</w:t>
      </w:r>
      <w:commentRangeEnd w:id="11"/>
      <w:r w:rsidR="00C675A6" w:rsidRPr="00276F26">
        <w:rPr>
          <w:rStyle w:val="CommentReference"/>
          <w:rFonts w:ascii="Times New Roman" w:hAnsi="Times New Roman" w:cs="Times New Roman"/>
          <w:sz w:val="24"/>
          <w:szCs w:val="24"/>
        </w:rPr>
        <w:commentReference w:id="11"/>
      </w:r>
    </w:p>
    <w:p w14:paraId="64DE2C5E" w14:textId="77777777" w:rsidR="00A124B8" w:rsidRPr="00276F26" w:rsidRDefault="00A124B8" w:rsidP="00276F26">
      <w:pPr>
        <w:spacing w:line="360" w:lineRule="auto"/>
        <w:rPr>
          <w:rFonts w:ascii="Times New Roman" w:hAnsi="Times New Roman" w:cs="Times New Roman"/>
        </w:rPr>
      </w:pPr>
      <w:r w:rsidRPr="00276F26">
        <w:rPr>
          <w:rFonts w:ascii="Times New Roman" w:hAnsi="Times New Roman" w:cs="Times New Roman"/>
          <w:b/>
          <w:bCs/>
        </w:rPr>
        <w:t>After response, bot:</w:t>
      </w:r>
      <w:r w:rsidRPr="00276F26">
        <w:rPr>
          <w:rFonts w:ascii="Times New Roman" w:hAnsi="Times New Roman" w:cs="Times New Roman"/>
        </w:rPr>
        <w:t xml:space="preserve"> Thanks! Based on your answers, you ate from </w:t>
      </w:r>
      <w:r w:rsidRPr="00276F26">
        <w:rPr>
          <w:rFonts w:ascii="Times New Roman" w:hAnsi="Times New Roman" w:cs="Times New Roman"/>
          <w:i/>
          <w:iCs/>
        </w:rPr>
        <w:t>7 out of 10</w:t>
      </w:r>
      <w:r w:rsidRPr="00276F26">
        <w:rPr>
          <w:rFonts w:ascii="Times New Roman" w:hAnsi="Times New Roman" w:cs="Times New Roman"/>
        </w:rPr>
        <w:t xml:space="preserve"> food groups today, that’s a good score! To make it even better, try adding one leafy vegetable or fruit tomorrow.</w:t>
      </w:r>
    </w:p>
    <w:p w14:paraId="3A590756" w14:textId="395E1FCD" w:rsidR="00A124B8" w:rsidRPr="00276F26" w:rsidRDefault="00A124B8" w:rsidP="00276F26">
      <w:pPr>
        <w:spacing w:line="360" w:lineRule="auto"/>
        <w:rPr>
          <w:rFonts w:ascii="Times New Roman" w:hAnsi="Times New Roman" w:cs="Times New Roman"/>
        </w:rPr>
      </w:pPr>
      <w:r w:rsidRPr="00276F26">
        <w:rPr>
          <w:rFonts w:ascii="Times New Roman" w:hAnsi="Times New Roman" w:cs="Times New Roman"/>
          <w:b/>
          <w:bCs/>
        </w:rPr>
        <w:t>1.1 c. Q</w:t>
      </w:r>
      <w:r w:rsidRPr="00276F26">
        <w:rPr>
          <w:rFonts w:ascii="Times New Roman" w:hAnsi="Times New Roman" w:cs="Times New Roman"/>
        </w:rPr>
        <w:t>: What foods should I avoid during pregnancy?</w:t>
      </w:r>
      <w:r w:rsidR="000C6233">
        <w:rPr>
          <w:rFonts w:ascii="Times New Roman" w:hAnsi="Times New Roman" w:cs="Times New Roman"/>
        </w:rPr>
        <w:t xml:space="preserve"> (Bullet – Foods to avoid)</w:t>
      </w:r>
      <w:r w:rsidRPr="00276F26">
        <w:rPr>
          <w:rFonts w:ascii="Times New Roman" w:hAnsi="Times New Roman" w:cs="Times New Roman"/>
        </w:rPr>
        <w:br/>
      </w:r>
      <w:r w:rsidRPr="00276F26">
        <w:rPr>
          <w:rFonts w:ascii="Times New Roman" w:hAnsi="Times New Roman" w:cs="Times New Roman"/>
          <w:b/>
          <w:bCs/>
        </w:rPr>
        <w:t>Bot:</w:t>
      </w:r>
      <w:r w:rsidRPr="00276F26">
        <w:rPr>
          <w:rFonts w:ascii="Times New Roman" w:hAnsi="Times New Roman" w:cs="Times New Roman"/>
        </w:rPr>
        <w:t xml:space="preserve"> Some foods can make you feel unwell or may harm your baby’s growth, so it’s best to be careful. Try to avoid:</w:t>
      </w:r>
    </w:p>
    <w:p w14:paraId="047B4B62" w14:textId="77777777" w:rsidR="00A124B8" w:rsidRPr="00276F26" w:rsidRDefault="00A124B8" w:rsidP="002F303D">
      <w:pPr>
        <w:numPr>
          <w:ilvl w:val="0"/>
          <w:numId w:val="34"/>
        </w:numPr>
        <w:spacing w:line="360" w:lineRule="auto"/>
        <w:rPr>
          <w:rFonts w:ascii="Times New Roman" w:hAnsi="Times New Roman" w:cs="Times New Roman"/>
        </w:rPr>
      </w:pPr>
      <w:r w:rsidRPr="00276F26">
        <w:rPr>
          <w:rFonts w:ascii="Times New Roman" w:hAnsi="Times New Roman" w:cs="Times New Roman"/>
        </w:rPr>
        <w:t>Fried, very spicy, or junk food.</w:t>
      </w:r>
    </w:p>
    <w:p w14:paraId="0907999D" w14:textId="77777777" w:rsidR="00A124B8" w:rsidRPr="00276F26" w:rsidRDefault="00A124B8" w:rsidP="002F303D">
      <w:pPr>
        <w:numPr>
          <w:ilvl w:val="0"/>
          <w:numId w:val="34"/>
        </w:numPr>
        <w:spacing w:line="360" w:lineRule="auto"/>
        <w:rPr>
          <w:rFonts w:ascii="Times New Roman" w:hAnsi="Times New Roman" w:cs="Times New Roman"/>
        </w:rPr>
      </w:pPr>
      <w:r w:rsidRPr="00276F26">
        <w:rPr>
          <w:rFonts w:ascii="Times New Roman" w:hAnsi="Times New Roman" w:cs="Times New Roman"/>
        </w:rPr>
        <w:t>Soft drinks, bakery snacks, or foods that are too salty or sugary.</w:t>
      </w:r>
    </w:p>
    <w:p w14:paraId="039CD98E" w14:textId="77777777" w:rsidR="00A124B8" w:rsidRPr="00276F26" w:rsidRDefault="00A124B8" w:rsidP="002F303D">
      <w:pPr>
        <w:numPr>
          <w:ilvl w:val="0"/>
          <w:numId w:val="34"/>
        </w:numPr>
        <w:spacing w:line="360" w:lineRule="auto"/>
        <w:rPr>
          <w:rFonts w:ascii="Times New Roman" w:hAnsi="Times New Roman" w:cs="Times New Roman"/>
        </w:rPr>
      </w:pPr>
      <w:r w:rsidRPr="00276F26">
        <w:rPr>
          <w:rFonts w:ascii="Times New Roman" w:hAnsi="Times New Roman" w:cs="Times New Roman"/>
        </w:rPr>
        <w:t>Tea or coffee right before or after meals, as they can block iron absorption.</w:t>
      </w:r>
    </w:p>
    <w:p w14:paraId="3352D4EF" w14:textId="77777777" w:rsidR="00A124B8" w:rsidRPr="00276F26" w:rsidRDefault="00A124B8" w:rsidP="002F303D">
      <w:pPr>
        <w:numPr>
          <w:ilvl w:val="0"/>
          <w:numId w:val="34"/>
        </w:numPr>
        <w:spacing w:line="360" w:lineRule="auto"/>
        <w:rPr>
          <w:rFonts w:ascii="Times New Roman" w:hAnsi="Times New Roman" w:cs="Times New Roman"/>
        </w:rPr>
      </w:pPr>
      <w:r w:rsidRPr="00276F26">
        <w:rPr>
          <w:rFonts w:ascii="Times New Roman" w:hAnsi="Times New Roman" w:cs="Times New Roman"/>
        </w:rPr>
        <w:t>Raw or undercooked meat, fish, eggs, or unpasteurized milk.</w:t>
      </w:r>
    </w:p>
    <w:p w14:paraId="0BBF9F15" w14:textId="77777777" w:rsidR="00A124B8" w:rsidRPr="00276F26" w:rsidRDefault="00A124B8" w:rsidP="002F303D">
      <w:pPr>
        <w:numPr>
          <w:ilvl w:val="0"/>
          <w:numId w:val="34"/>
        </w:numPr>
        <w:spacing w:line="360" w:lineRule="auto"/>
        <w:rPr>
          <w:rFonts w:ascii="Times New Roman" w:hAnsi="Times New Roman" w:cs="Times New Roman"/>
        </w:rPr>
      </w:pPr>
      <w:r w:rsidRPr="00276F26">
        <w:rPr>
          <w:rFonts w:ascii="Times New Roman" w:hAnsi="Times New Roman" w:cs="Times New Roman"/>
        </w:rPr>
        <w:t>Alcohol and tobacco should be strictly avoided.</w:t>
      </w:r>
    </w:p>
    <w:p w14:paraId="51469C54" w14:textId="0DC447E6" w:rsidR="00A124B8" w:rsidRPr="00276F26" w:rsidRDefault="00A124B8" w:rsidP="002F303D">
      <w:pPr>
        <w:numPr>
          <w:ilvl w:val="0"/>
          <w:numId w:val="34"/>
        </w:numPr>
        <w:spacing w:line="360" w:lineRule="auto"/>
        <w:rPr>
          <w:rFonts w:ascii="Times New Roman" w:hAnsi="Times New Roman" w:cs="Times New Roman"/>
        </w:rPr>
      </w:pPr>
      <w:r w:rsidRPr="00276F26">
        <w:rPr>
          <w:rFonts w:ascii="Times New Roman" w:hAnsi="Times New Roman" w:cs="Times New Roman"/>
        </w:rPr>
        <w:t>Avoid any new medicine unless your doctor says it’s safe.</w:t>
      </w:r>
    </w:p>
    <w:p w14:paraId="1CE82918" w14:textId="77777777" w:rsidR="00A124B8" w:rsidRPr="00276F26" w:rsidRDefault="00A124B8" w:rsidP="00276F26">
      <w:pPr>
        <w:spacing w:line="360" w:lineRule="auto"/>
        <w:ind w:left="360"/>
        <w:rPr>
          <w:rFonts w:ascii="Times New Roman" w:hAnsi="Times New Roman" w:cs="Times New Roman"/>
          <w:i/>
          <w:iCs/>
        </w:rPr>
      </w:pPr>
      <w:r w:rsidRPr="00276F26">
        <w:rPr>
          <w:rFonts w:ascii="Times New Roman" w:hAnsi="Times New Roman" w:cs="Times New Roman"/>
          <w:b/>
          <w:bCs/>
        </w:rPr>
        <w:t xml:space="preserve">Q: </w:t>
      </w:r>
      <w:r w:rsidRPr="00276F26">
        <w:rPr>
          <w:rFonts w:ascii="Times New Roman" w:hAnsi="Times New Roman" w:cs="Times New Roman"/>
        </w:rPr>
        <w:t>Can I drink tea or coffee?</w:t>
      </w:r>
      <w:r w:rsidRPr="00276F26">
        <w:rPr>
          <w:rFonts w:ascii="Times New Roman" w:hAnsi="Times New Roman" w:cs="Times New Roman"/>
        </w:rPr>
        <w:br/>
      </w:r>
      <w:r w:rsidRPr="00276F26">
        <w:rPr>
          <w:rFonts w:ascii="Times New Roman" w:hAnsi="Times New Roman" w:cs="Times New Roman"/>
          <w:b/>
          <w:bCs/>
        </w:rPr>
        <w:t>Bot:</w:t>
      </w:r>
      <w:r w:rsidRPr="00276F26">
        <w:rPr>
          <w:rFonts w:ascii="Times New Roman" w:hAnsi="Times New Roman" w:cs="Times New Roman"/>
        </w:rPr>
        <w:t xml:space="preserve"> You can enjoy a small cup of tea or coffee each day but try not to have it close to your meals or supplements. Having tea or coffee right before or after eating can make it harder for your body to absorb iron. If you feel like a warm drink, milk, lemon water, or buttermilk are healthier options. </w:t>
      </w:r>
      <w:r w:rsidRPr="00276F26">
        <w:rPr>
          <w:rFonts w:ascii="Times New Roman" w:hAnsi="Times New Roman" w:cs="Times New Roman"/>
        </w:rPr>
        <w:br/>
      </w:r>
      <w:r w:rsidRPr="00276F26">
        <w:rPr>
          <w:rFonts w:ascii="Times New Roman" w:hAnsi="Times New Roman" w:cs="Times New Roman"/>
          <w:i/>
          <w:iCs/>
        </w:rPr>
        <w:t>Source: ICMR p.36</w:t>
      </w:r>
    </w:p>
    <w:p w14:paraId="117D4AC0" w14:textId="77777777" w:rsidR="00A124B8" w:rsidRPr="00276F26" w:rsidRDefault="00A124B8" w:rsidP="00276F26">
      <w:pPr>
        <w:spacing w:line="360" w:lineRule="auto"/>
        <w:rPr>
          <w:rFonts w:ascii="Times New Roman" w:hAnsi="Times New Roman" w:cs="Times New Roman"/>
        </w:rPr>
      </w:pPr>
    </w:p>
    <w:p w14:paraId="0EA950BD" w14:textId="63D75959" w:rsidR="00A124B8" w:rsidRPr="00276F26" w:rsidRDefault="00A124B8" w:rsidP="00276F26">
      <w:pPr>
        <w:spacing w:line="360" w:lineRule="auto"/>
        <w:rPr>
          <w:rFonts w:ascii="Times New Roman" w:hAnsi="Times New Roman" w:cs="Times New Roman"/>
          <w:b/>
          <w:bCs/>
        </w:rPr>
      </w:pPr>
      <w:r w:rsidRPr="00276F26">
        <w:rPr>
          <w:rFonts w:ascii="Times New Roman" w:hAnsi="Times New Roman" w:cs="Times New Roman"/>
          <w:b/>
          <w:bCs/>
        </w:rPr>
        <w:t xml:space="preserve">1.2 </w:t>
      </w:r>
      <w:commentRangeStart w:id="12"/>
      <w:r w:rsidRPr="00276F26">
        <w:rPr>
          <w:rFonts w:ascii="Times New Roman" w:hAnsi="Times New Roman" w:cs="Times New Roman"/>
          <w:b/>
          <w:bCs/>
        </w:rPr>
        <w:t>. Diet Chart</w:t>
      </w:r>
      <w:commentRangeEnd w:id="12"/>
      <w:r w:rsidR="005A0B0B" w:rsidRPr="00276F26">
        <w:rPr>
          <w:rStyle w:val="CommentReference"/>
          <w:rFonts w:ascii="Times New Roman" w:hAnsi="Times New Roman" w:cs="Times New Roman"/>
          <w:b/>
          <w:bCs/>
          <w:sz w:val="24"/>
          <w:szCs w:val="24"/>
        </w:rPr>
        <w:commentReference w:id="12"/>
      </w:r>
    </w:p>
    <w:p w14:paraId="108B23DA" w14:textId="45DC8E06" w:rsidR="00A124B8" w:rsidRPr="00276F26" w:rsidRDefault="00A124B8" w:rsidP="00276F26">
      <w:pPr>
        <w:spacing w:line="360" w:lineRule="auto"/>
        <w:rPr>
          <w:rFonts w:ascii="Times New Roman" w:hAnsi="Times New Roman" w:cs="Times New Roman"/>
        </w:rPr>
      </w:pPr>
      <w:r w:rsidRPr="00276F26">
        <w:rPr>
          <w:rFonts w:ascii="Times New Roman" w:hAnsi="Times New Roman" w:cs="Times New Roman"/>
          <w:b/>
          <w:bCs/>
        </w:rPr>
        <w:t xml:space="preserve">1.2 a. Q: </w:t>
      </w:r>
      <w:r w:rsidRPr="00276F26">
        <w:rPr>
          <w:rFonts w:ascii="Times New Roman" w:hAnsi="Times New Roman" w:cs="Times New Roman"/>
        </w:rPr>
        <w:t>What is a good daily diet chart for me?</w:t>
      </w:r>
    </w:p>
    <w:p w14:paraId="44EB16B8" w14:textId="77777777" w:rsidR="00A124B8" w:rsidRPr="00BB16B9" w:rsidRDefault="00A124B8" w:rsidP="00276F26">
      <w:pPr>
        <w:spacing w:line="360" w:lineRule="auto"/>
        <w:rPr>
          <w:rFonts w:ascii="Times New Roman" w:hAnsi="Times New Roman" w:cs="Times New Roman"/>
        </w:rPr>
      </w:pPr>
      <w:r w:rsidRPr="00276F26">
        <w:rPr>
          <w:rFonts w:ascii="Times New Roman" w:hAnsi="Times New Roman" w:cs="Times New Roman"/>
          <w:b/>
          <w:bCs/>
        </w:rPr>
        <w:t xml:space="preserve">Bot: </w:t>
      </w:r>
      <w:r w:rsidRPr="00BB16B9">
        <w:rPr>
          <w:rFonts w:ascii="Times New Roman" w:hAnsi="Times New Roman" w:cs="Times New Roman"/>
        </w:rPr>
        <w:t>To make sure that you feel healthy and happy every day of your pregnancy, you should follow a diet like this!</w:t>
      </w:r>
    </w:p>
    <w:p w14:paraId="135F043D" w14:textId="77777777" w:rsidR="00A14204" w:rsidRPr="00A14204" w:rsidRDefault="00A14204" w:rsidP="00A14204">
      <w:pPr>
        <w:spacing w:line="360" w:lineRule="auto"/>
        <w:rPr>
          <w:rFonts w:ascii="Times New Roman" w:hAnsi="Times New Roman" w:cs="Times New Roman"/>
          <w:lang w:val="en-IN"/>
        </w:rPr>
      </w:pPr>
      <w:r w:rsidRPr="00A14204">
        <w:rPr>
          <w:rFonts w:ascii="Times New Roman" w:hAnsi="Times New Roman" w:cs="Times New Roman"/>
          <w:u w:val="single"/>
          <w:lang w:val="en-IN"/>
        </w:rPr>
        <w:t>Morning (on waking up)</w:t>
      </w:r>
      <w:r w:rsidRPr="00A14204">
        <w:rPr>
          <w:rFonts w:ascii="Times New Roman" w:hAnsi="Times New Roman" w:cs="Times New Roman"/>
          <w:lang w:val="en-IN"/>
        </w:rPr>
        <w:br/>
        <w:t>Start your day with 1 glass (200 ml) of warm water or lemon water to hydrate your body. If you feel weak, have 1 medium banana or 5–6 soaked raisins. Avoid tea or coffee right away since it reduces iron absorption.</w:t>
      </w:r>
    </w:p>
    <w:p w14:paraId="3F326197" w14:textId="103A1543" w:rsidR="00A14204" w:rsidRPr="00A14204" w:rsidRDefault="00A14204" w:rsidP="00A14204">
      <w:pPr>
        <w:spacing w:line="360" w:lineRule="auto"/>
        <w:rPr>
          <w:rFonts w:ascii="Times New Roman" w:hAnsi="Times New Roman" w:cs="Times New Roman"/>
          <w:lang w:val="en-IN"/>
        </w:rPr>
      </w:pPr>
      <w:r w:rsidRPr="00A14204">
        <w:rPr>
          <w:rFonts w:ascii="Times New Roman" w:hAnsi="Times New Roman" w:cs="Times New Roman"/>
          <w:u w:val="single"/>
          <w:lang w:val="en-IN"/>
        </w:rPr>
        <w:t>Breakfast (8:00–9:00 AM)</w:t>
      </w:r>
      <w:r w:rsidRPr="00A14204">
        <w:rPr>
          <w:rFonts w:ascii="Times New Roman" w:hAnsi="Times New Roman" w:cs="Times New Roman"/>
          <w:u w:val="single"/>
          <w:lang w:val="en-IN"/>
        </w:rPr>
        <w:br/>
      </w:r>
      <w:r w:rsidRPr="00A14204">
        <w:rPr>
          <w:rFonts w:ascii="Times New Roman" w:hAnsi="Times New Roman" w:cs="Times New Roman"/>
          <w:lang w:val="en-IN"/>
        </w:rPr>
        <w:t>Eat a balanced, filling meal: vegetable upma or poha – 1 medium bowl (150–200 g) with peanuts, idli – 2 pieces or dosa – 1 medium with sambhar – 1 bowl (150 ml), or chapati – 2 medium with dal – 1 bowl (150 ml).</w:t>
      </w:r>
      <w:r w:rsidRPr="00A14204">
        <w:rPr>
          <w:rFonts w:ascii="Times New Roman" w:hAnsi="Times New Roman" w:cs="Times New Roman"/>
          <w:lang w:val="en-IN"/>
        </w:rPr>
        <w:br/>
        <w:t xml:space="preserve">Take </w:t>
      </w:r>
      <w:commentRangeStart w:id="13"/>
      <w:r w:rsidRPr="00A14204">
        <w:rPr>
          <w:rFonts w:ascii="Times New Roman" w:hAnsi="Times New Roman" w:cs="Times New Roman"/>
          <w:lang w:val="en-IN"/>
        </w:rPr>
        <w:t xml:space="preserve">Calcium tablet – </w:t>
      </w:r>
      <w:commentRangeStart w:id="14"/>
      <w:r w:rsidRPr="00A14204">
        <w:rPr>
          <w:rFonts w:ascii="Times New Roman" w:hAnsi="Times New Roman" w:cs="Times New Roman"/>
          <w:lang w:val="en-IN"/>
        </w:rPr>
        <w:t>1 tablet</w:t>
      </w:r>
      <w:commentRangeEnd w:id="14"/>
      <w:r w:rsidR="00CA6628" w:rsidRPr="00A14204">
        <w:rPr>
          <w:rStyle w:val="CommentReference"/>
          <w:rFonts w:ascii="Times New Roman" w:hAnsi="Times New Roman" w:cs="Times New Roman"/>
          <w:sz w:val="24"/>
          <w:szCs w:val="24"/>
          <w:lang w:val="en-IN"/>
        </w:rPr>
        <w:commentReference w:id="14"/>
      </w:r>
      <w:r w:rsidRPr="00A14204">
        <w:rPr>
          <w:rFonts w:ascii="Times New Roman" w:hAnsi="Times New Roman" w:cs="Times New Roman"/>
          <w:lang w:val="en-IN"/>
        </w:rPr>
        <w:t xml:space="preserve"> </w:t>
      </w:r>
      <w:commentRangeEnd w:id="13"/>
      <w:r w:rsidR="00CA6628" w:rsidRPr="00A14204">
        <w:rPr>
          <w:rStyle w:val="CommentReference"/>
          <w:rFonts w:ascii="Times New Roman" w:hAnsi="Times New Roman" w:cs="Times New Roman"/>
          <w:sz w:val="24"/>
          <w:szCs w:val="24"/>
          <w:lang w:val="en-IN"/>
        </w:rPr>
        <w:commentReference w:id="13"/>
      </w:r>
      <w:r w:rsidRPr="00A14204">
        <w:rPr>
          <w:rFonts w:ascii="Times New Roman" w:hAnsi="Times New Roman" w:cs="Times New Roman"/>
          <w:lang w:val="en-IN"/>
        </w:rPr>
        <w:t>with milk (200 ml) or water.</w:t>
      </w:r>
      <w:r w:rsidRPr="00A14204">
        <w:rPr>
          <w:rFonts w:ascii="Times New Roman" w:hAnsi="Times New Roman" w:cs="Times New Roman"/>
          <w:lang w:val="en-IN"/>
        </w:rPr>
        <w:br/>
      </w:r>
    </w:p>
    <w:p w14:paraId="0AD6B7FF" w14:textId="552C2426" w:rsidR="00A14204" w:rsidRPr="00A14204" w:rsidRDefault="00A14204" w:rsidP="00A14204">
      <w:pPr>
        <w:spacing w:line="360" w:lineRule="auto"/>
        <w:rPr>
          <w:rFonts w:ascii="Times New Roman" w:hAnsi="Times New Roman" w:cs="Times New Roman"/>
          <w:lang w:val="en-IN"/>
        </w:rPr>
      </w:pPr>
      <w:r w:rsidRPr="00A14204">
        <w:rPr>
          <w:rFonts w:ascii="Times New Roman" w:hAnsi="Times New Roman" w:cs="Times New Roman"/>
          <w:u w:val="single"/>
          <w:lang w:val="en-IN"/>
        </w:rPr>
        <w:t>Mid-Morning Snack (11:00–11:30 AM)</w:t>
      </w:r>
      <w:r w:rsidRPr="00A14204">
        <w:rPr>
          <w:rFonts w:ascii="Times New Roman" w:hAnsi="Times New Roman" w:cs="Times New Roman"/>
          <w:u w:val="single"/>
          <w:lang w:val="en-IN"/>
        </w:rPr>
        <w:br/>
      </w:r>
      <w:r w:rsidRPr="00A14204">
        <w:rPr>
          <w:rFonts w:ascii="Times New Roman" w:hAnsi="Times New Roman" w:cs="Times New Roman"/>
          <w:lang w:val="en-IN"/>
        </w:rPr>
        <w:t>Have 1 seasonal fruit (guava or orange) or sprouts – 1 small bowl (100 g) with lemon.</w:t>
      </w:r>
    </w:p>
    <w:p w14:paraId="0E824049" w14:textId="4FB78295" w:rsidR="005140D3" w:rsidRPr="00A14204" w:rsidRDefault="00A14204" w:rsidP="005140D3">
      <w:pPr>
        <w:spacing w:line="360" w:lineRule="auto"/>
        <w:rPr>
          <w:rFonts w:ascii="Times New Roman" w:hAnsi="Times New Roman" w:cs="Times New Roman"/>
          <w:lang w:val="en-IN"/>
        </w:rPr>
      </w:pPr>
      <w:r w:rsidRPr="00A14204">
        <w:rPr>
          <w:rFonts w:ascii="Times New Roman" w:hAnsi="Times New Roman" w:cs="Times New Roman"/>
          <w:u w:val="single"/>
          <w:lang w:val="en-IN"/>
        </w:rPr>
        <w:t>Lunch (1:00–2:00 PM)</w:t>
      </w:r>
      <w:r w:rsidRPr="00A14204">
        <w:rPr>
          <w:rFonts w:ascii="Times New Roman" w:hAnsi="Times New Roman" w:cs="Times New Roman"/>
          <w:u w:val="single"/>
          <w:lang w:val="en-IN"/>
        </w:rPr>
        <w:br/>
      </w:r>
      <w:r w:rsidRPr="00A14204">
        <w:rPr>
          <w:rFonts w:ascii="Times New Roman" w:hAnsi="Times New Roman" w:cs="Times New Roman"/>
          <w:lang w:val="en-IN"/>
        </w:rPr>
        <w:t>Have 2–3 chapatis or 1 medium bowl rice (150–200 g cooked) with dal/kadhi/chole/lobia/rajma/rasam or sambhar – 1 bowl (150 ml), 1 bowl green leafy vegetables (palak/methi, 100 g cooked), and 1 bowl seasonal vegetable (bhindi, beans, etc., 100 g cooked).</w:t>
      </w:r>
      <w:r w:rsidRPr="00A14204">
        <w:rPr>
          <w:rFonts w:ascii="Times New Roman" w:hAnsi="Times New Roman" w:cs="Times New Roman"/>
          <w:lang w:val="en-IN"/>
        </w:rPr>
        <w:br/>
        <w:t>You can add 1 small boiled potato or sweet potato (50–75 g) for more energy.</w:t>
      </w:r>
      <w:r w:rsidRPr="00A14204">
        <w:rPr>
          <w:rFonts w:ascii="Times New Roman" w:hAnsi="Times New Roman" w:cs="Times New Roman"/>
          <w:lang w:val="en-IN"/>
        </w:rPr>
        <w:br/>
        <w:t xml:space="preserve">Avoid curd or buttermilk at this </w:t>
      </w:r>
      <w:commentRangeStart w:id="15"/>
      <w:r w:rsidRPr="00A14204">
        <w:rPr>
          <w:rFonts w:ascii="Times New Roman" w:hAnsi="Times New Roman" w:cs="Times New Roman"/>
          <w:lang w:val="en-IN"/>
        </w:rPr>
        <w:t>meal.</w:t>
      </w:r>
      <w:r w:rsidR="005140D3">
        <w:rPr>
          <w:rFonts w:ascii="Times New Roman" w:hAnsi="Times New Roman" w:cs="Times New Roman"/>
          <w:lang w:val="en-IN"/>
        </w:rPr>
        <w:t xml:space="preserve"> </w:t>
      </w:r>
      <w:r w:rsidR="005140D3" w:rsidRPr="00A14204">
        <w:rPr>
          <w:rFonts w:ascii="Times New Roman" w:hAnsi="Times New Roman" w:cs="Times New Roman"/>
          <w:lang w:val="en-IN"/>
        </w:rPr>
        <w:t xml:space="preserve">Take Calcium tablet – 1 tablet </w:t>
      </w:r>
      <w:commentRangeEnd w:id="15"/>
      <w:r w:rsidR="00A148BD" w:rsidRPr="00A14204">
        <w:rPr>
          <w:rStyle w:val="CommentReference"/>
          <w:rFonts w:ascii="Times New Roman" w:hAnsi="Times New Roman" w:cs="Times New Roman"/>
          <w:sz w:val="24"/>
          <w:szCs w:val="24"/>
          <w:lang w:val="en-IN"/>
        </w:rPr>
        <w:commentReference w:id="15"/>
      </w:r>
      <w:r w:rsidR="005140D3" w:rsidRPr="00A14204">
        <w:rPr>
          <w:rFonts w:ascii="Times New Roman" w:hAnsi="Times New Roman" w:cs="Times New Roman"/>
          <w:lang w:val="en-IN"/>
        </w:rPr>
        <w:t>with milk (150–200 ml) or water.</w:t>
      </w:r>
      <w:r w:rsidR="005140D3">
        <w:rPr>
          <w:rFonts w:ascii="Times New Roman" w:hAnsi="Times New Roman" w:cs="Times New Roman"/>
          <w:lang w:val="en-IN"/>
        </w:rPr>
        <w:t xml:space="preserve"> </w:t>
      </w:r>
      <w:r w:rsidR="005140D3" w:rsidRPr="00A14204">
        <w:rPr>
          <w:rFonts w:ascii="Times New Roman" w:hAnsi="Times New Roman" w:cs="Times New Roman"/>
          <w:lang w:val="en-IN"/>
        </w:rPr>
        <w:t>End with 1 small piece of jaggery (10 g) if desired.</w:t>
      </w:r>
    </w:p>
    <w:p w14:paraId="6A5D78D1" w14:textId="04CDA45C" w:rsidR="00A14204" w:rsidRPr="00A14204" w:rsidRDefault="00A14204" w:rsidP="00A14204">
      <w:pPr>
        <w:spacing w:line="360" w:lineRule="auto"/>
        <w:rPr>
          <w:rFonts w:ascii="Times New Roman" w:hAnsi="Times New Roman" w:cs="Times New Roman"/>
          <w:lang w:val="en-IN"/>
        </w:rPr>
      </w:pPr>
    </w:p>
    <w:p w14:paraId="1EF0D932" w14:textId="59228D29" w:rsidR="00A14204" w:rsidRPr="00A14204" w:rsidRDefault="00A14204" w:rsidP="00A14204">
      <w:pPr>
        <w:spacing w:line="360" w:lineRule="auto"/>
        <w:rPr>
          <w:rFonts w:ascii="Times New Roman" w:hAnsi="Times New Roman" w:cs="Times New Roman"/>
          <w:lang w:val="en-IN"/>
        </w:rPr>
      </w:pPr>
      <w:r w:rsidRPr="00A14204">
        <w:rPr>
          <w:rFonts w:ascii="Times New Roman" w:hAnsi="Times New Roman" w:cs="Times New Roman"/>
          <w:u w:val="single"/>
          <w:lang w:val="en-IN"/>
        </w:rPr>
        <w:t>Evening Snack (4:30–5:00 PM)</w:t>
      </w:r>
      <w:r w:rsidRPr="00A14204">
        <w:rPr>
          <w:rFonts w:ascii="Times New Roman" w:hAnsi="Times New Roman" w:cs="Times New Roman"/>
          <w:u w:val="single"/>
          <w:lang w:val="en-IN"/>
        </w:rPr>
        <w:br/>
      </w:r>
      <w:r w:rsidRPr="00A14204">
        <w:rPr>
          <w:rFonts w:ascii="Times New Roman" w:hAnsi="Times New Roman" w:cs="Times New Roman"/>
          <w:lang w:val="en-IN"/>
        </w:rPr>
        <w:t>Eat roasted chana – 1 handful (30 g)</w:t>
      </w:r>
      <w:r w:rsidR="00792D79">
        <w:rPr>
          <w:rFonts w:ascii="Times New Roman" w:hAnsi="Times New Roman" w:cs="Times New Roman"/>
          <w:lang w:val="en-IN"/>
        </w:rPr>
        <w:t xml:space="preserve"> or</w:t>
      </w:r>
      <w:r w:rsidRPr="00A14204">
        <w:rPr>
          <w:rFonts w:ascii="Times New Roman" w:hAnsi="Times New Roman" w:cs="Times New Roman"/>
          <w:lang w:val="en-IN"/>
        </w:rPr>
        <w:t xml:space="preserve"> murmura with peanuts – 1 bowl (30–40 g), or boiled </w:t>
      </w:r>
      <w:r w:rsidRPr="00A14204">
        <w:rPr>
          <w:rFonts w:ascii="Times New Roman" w:hAnsi="Times New Roman" w:cs="Times New Roman"/>
          <w:lang w:val="en-IN"/>
        </w:rPr>
        <w:lastRenderedPageBreak/>
        <w:t>sweet potato – 1 small (75 g).</w:t>
      </w:r>
      <w:r w:rsidR="005140D3">
        <w:rPr>
          <w:rFonts w:ascii="Times New Roman" w:hAnsi="Times New Roman" w:cs="Times New Roman"/>
          <w:lang w:val="en-IN"/>
        </w:rPr>
        <w:t xml:space="preserve"> You can add 1 glass of milk if needed.</w:t>
      </w:r>
      <w:r w:rsidRPr="00A14204">
        <w:rPr>
          <w:rFonts w:ascii="Times New Roman" w:hAnsi="Times New Roman" w:cs="Times New Roman"/>
          <w:lang w:val="en-IN"/>
        </w:rPr>
        <w:br/>
      </w:r>
    </w:p>
    <w:p w14:paraId="54E2C32F" w14:textId="1C039D74" w:rsidR="005140D3" w:rsidRPr="00A14204" w:rsidRDefault="00A14204" w:rsidP="005140D3">
      <w:pPr>
        <w:spacing w:line="360" w:lineRule="auto"/>
        <w:rPr>
          <w:rFonts w:ascii="Times New Roman" w:hAnsi="Times New Roman" w:cs="Times New Roman"/>
          <w:lang w:val="en-IN"/>
        </w:rPr>
      </w:pPr>
      <w:r w:rsidRPr="00A14204">
        <w:rPr>
          <w:rFonts w:ascii="Times New Roman" w:hAnsi="Times New Roman" w:cs="Times New Roman"/>
          <w:u w:val="single"/>
          <w:lang w:val="en-IN"/>
        </w:rPr>
        <w:t>Dinner (7:30–8:30 PM)</w:t>
      </w:r>
      <w:r w:rsidRPr="00A14204">
        <w:rPr>
          <w:rFonts w:ascii="Times New Roman" w:hAnsi="Times New Roman" w:cs="Times New Roman"/>
          <w:u w:val="single"/>
          <w:lang w:val="en-IN"/>
        </w:rPr>
        <w:br/>
      </w:r>
      <w:r w:rsidRPr="00A14204">
        <w:rPr>
          <w:rFonts w:ascii="Times New Roman" w:hAnsi="Times New Roman" w:cs="Times New Roman"/>
          <w:lang w:val="en-IN"/>
        </w:rPr>
        <w:t>Have 2 medium chapatis with 1 bowl vegetable curry (100 g cooked) and dal – 1 bowl (150 ml) or paneer – 50 g or curd – 1 small bowl (100 ml).</w:t>
      </w:r>
      <w:r w:rsidR="005140D3">
        <w:rPr>
          <w:rFonts w:ascii="Times New Roman" w:hAnsi="Times New Roman" w:cs="Times New Roman"/>
          <w:lang w:val="en-IN"/>
        </w:rPr>
        <w:t xml:space="preserve"> </w:t>
      </w:r>
      <w:r w:rsidR="005140D3" w:rsidRPr="00A14204">
        <w:rPr>
          <w:rFonts w:ascii="Times New Roman" w:hAnsi="Times New Roman" w:cs="Times New Roman"/>
          <w:lang w:val="en-IN"/>
        </w:rPr>
        <w:t xml:space="preserve">Take Iron–Folic Acid (IFA) tablet – 1 tablet </w:t>
      </w:r>
      <w:commentRangeStart w:id="16"/>
      <w:r w:rsidR="005140D3" w:rsidRPr="00A14204">
        <w:rPr>
          <w:rFonts w:ascii="Times New Roman" w:hAnsi="Times New Roman" w:cs="Times New Roman"/>
          <w:lang w:val="en-IN"/>
        </w:rPr>
        <w:t xml:space="preserve">after </w:t>
      </w:r>
      <w:r w:rsidR="005140D3">
        <w:rPr>
          <w:rFonts w:ascii="Times New Roman" w:hAnsi="Times New Roman" w:cs="Times New Roman"/>
          <w:lang w:val="en-IN"/>
        </w:rPr>
        <w:t xml:space="preserve">dinner </w:t>
      </w:r>
      <w:r w:rsidR="005140D3" w:rsidRPr="00A14204">
        <w:rPr>
          <w:rFonts w:ascii="Times New Roman" w:hAnsi="Times New Roman" w:cs="Times New Roman"/>
          <w:lang w:val="en-IN"/>
        </w:rPr>
        <w:t>with plain water.</w:t>
      </w:r>
      <w:commentRangeEnd w:id="16"/>
      <w:r w:rsidR="00CA6628" w:rsidRPr="00A14204">
        <w:rPr>
          <w:rStyle w:val="CommentReference"/>
          <w:rFonts w:ascii="Times New Roman" w:hAnsi="Times New Roman" w:cs="Times New Roman"/>
          <w:sz w:val="24"/>
          <w:szCs w:val="24"/>
          <w:lang w:val="en-IN"/>
        </w:rPr>
        <w:commentReference w:id="16"/>
      </w:r>
      <w:r w:rsidR="005140D3" w:rsidRPr="00A14204">
        <w:rPr>
          <w:rFonts w:ascii="Times New Roman" w:hAnsi="Times New Roman" w:cs="Times New Roman"/>
          <w:lang w:val="en-IN"/>
        </w:rPr>
        <w:br/>
      </w:r>
    </w:p>
    <w:p w14:paraId="3F799A74" w14:textId="1D8E534F" w:rsidR="00CB608E" w:rsidRPr="005140D3" w:rsidRDefault="006857F3" w:rsidP="00276F26">
      <w:pPr>
        <w:spacing w:line="360" w:lineRule="auto"/>
        <w:rPr>
          <w:rFonts w:ascii="Times New Roman" w:hAnsi="Times New Roman" w:cs="Times New Roman"/>
          <w:lang w:val="en-IN"/>
        </w:rPr>
      </w:pPr>
      <w:r>
        <w:rPr>
          <w:rFonts w:ascii="Times New Roman" w:hAnsi="Times New Roman" w:cs="Times New Roman"/>
        </w:rPr>
        <w:t xml:space="preserve">Don’t forget your supplements for a good baby growth! </w:t>
      </w:r>
      <w:r w:rsidR="000344FB">
        <w:rPr>
          <w:rFonts w:ascii="Times New Roman" w:hAnsi="Times New Roman" w:cs="Times New Roman"/>
        </w:rPr>
        <w:t>Here is you ready guide to daily supplements:</w:t>
      </w:r>
    </w:p>
    <w:p w14:paraId="5DFA5EAE" w14:textId="72A4C954" w:rsidR="00A124B8" w:rsidRPr="00276F26" w:rsidRDefault="00A124B8" w:rsidP="00B95EB7">
      <w:pPr>
        <w:numPr>
          <w:ilvl w:val="0"/>
          <w:numId w:val="1"/>
        </w:numPr>
        <w:spacing w:line="360" w:lineRule="auto"/>
        <w:rPr>
          <w:rFonts w:ascii="Times New Roman" w:eastAsia="Times New Roman" w:hAnsi="Times New Roman" w:cs="Times New Roman"/>
        </w:rPr>
      </w:pPr>
      <w:r w:rsidRPr="00276F26">
        <w:rPr>
          <w:rFonts w:ascii="Times New Roman" w:hAnsi="Times New Roman" w:cs="Times New Roman"/>
        </w:rPr>
        <w:t>I</w:t>
      </w:r>
      <w:r w:rsidR="000344FB">
        <w:rPr>
          <w:rFonts w:ascii="Times New Roman" w:hAnsi="Times New Roman" w:cs="Times New Roman"/>
        </w:rPr>
        <w:t xml:space="preserve">ron and </w:t>
      </w:r>
      <w:r w:rsidRPr="00276F26">
        <w:rPr>
          <w:rFonts w:ascii="Times New Roman" w:hAnsi="Times New Roman" w:cs="Times New Roman"/>
        </w:rPr>
        <w:t>F</w:t>
      </w:r>
      <w:r w:rsidR="000344FB">
        <w:rPr>
          <w:rFonts w:ascii="Times New Roman" w:hAnsi="Times New Roman" w:cs="Times New Roman"/>
        </w:rPr>
        <w:t xml:space="preserve">olic </w:t>
      </w:r>
      <w:r w:rsidRPr="00276F26">
        <w:rPr>
          <w:rFonts w:ascii="Times New Roman" w:hAnsi="Times New Roman" w:cs="Times New Roman"/>
        </w:rPr>
        <w:t>A</w:t>
      </w:r>
      <w:r w:rsidR="000344FB">
        <w:rPr>
          <w:rFonts w:ascii="Times New Roman" w:hAnsi="Times New Roman" w:cs="Times New Roman"/>
        </w:rPr>
        <w:t>cid</w:t>
      </w:r>
      <w:r w:rsidRPr="00276F26">
        <w:rPr>
          <w:rFonts w:ascii="Times New Roman" w:hAnsi="Times New Roman" w:cs="Times New Roman"/>
        </w:rPr>
        <w:t xml:space="preserve"> tablet: </w:t>
      </w:r>
      <w:r w:rsidR="001A64AA">
        <w:rPr>
          <w:rFonts w:ascii="Times New Roman" w:hAnsi="Times New Roman" w:cs="Times New Roman"/>
        </w:rPr>
        <w:t>Start from 2</w:t>
      </w:r>
      <w:r w:rsidR="001A64AA" w:rsidRPr="000344FB">
        <w:rPr>
          <w:rFonts w:ascii="Times New Roman" w:hAnsi="Times New Roman" w:cs="Times New Roman"/>
          <w:vertAlign w:val="superscript"/>
        </w:rPr>
        <w:t>nd</w:t>
      </w:r>
      <w:r w:rsidR="001A64AA">
        <w:rPr>
          <w:rFonts w:ascii="Times New Roman" w:hAnsi="Times New Roman" w:cs="Times New Roman"/>
        </w:rPr>
        <w:t xml:space="preserve"> trimester. Take </w:t>
      </w:r>
      <w:r w:rsidRPr="00276F26">
        <w:rPr>
          <w:rFonts w:ascii="Times New Roman" w:hAnsi="Times New Roman" w:cs="Times New Roman"/>
        </w:rPr>
        <w:t>1</w:t>
      </w:r>
      <w:r w:rsidR="001A64AA">
        <w:rPr>
          <w:rFonts w:ascii="Times New Roman" w:hAnsi="Times New Roman" w:cs="Times New Roman"/>
        </w:rPr>
        <w:t xml:space="preserve"> pill</w:t>
      </w:r>
      <w:r w:rsidRPr="00276F26">
        <w:rPr>
          <w:rFonts w:ascii="Times New Roman" w:hAnsi="Times New Roman" w:cs="Times New Roman"/>
        </w:rPr>
        <w:t xml:space="preserve"> daily after meals</w:t>
      </w:r>
      <w:r w:rsidR="000344FB">
        <w:rPr>
          <w:rFonts w:ascii="Times New Roman" w:hAnsi="Times New Roman" w:cs="Times New Roman"/>
        </w:rPr>
        <w:t>.</w:t>
      </w:r>
      <w:r w:rsidR="001A64AA">
        <w:rPr>
          <w:rFonts w:ascii="Times New Roman" w:hAnsi="Times New Roman" w:cs="Times New Roman"/>
        </w:rPr>
        <w:t xml:space="preserve"> </w:t>
      </w:r>
      <w:r w:rsidRPr="00276F26">
        <w:rPr>
          <w:rFonts w:ascii="Times New Roman" w:hAnsi="Times New Roman" w:cs="Times New Roman"/>
        </w:rPr>
        <w:t xml:space="preserve">(dosage: </w:t>
      </w:r>
      <w:r w:rsidRPr="00276F26">
        <w:rPr>
          <w:rFonts w:ascii="Times New Roman" w:eastAsia="Times New Roman" w:hAnsi="Times New Roman" w:cs="Times New Roman"/>
        </w:rPr>
        <w:t>Each tablet containing 60 mg elemental Iron + 500 mcg Folic Acid)</w:t>
      </w:r>
    </w:p>
    <w:p w14:paraId="690F21E2" w14:textId="717AF651" w:rsidR="00A124B8" w:rsidRDefault="00A124B8" w:rsidP="00B95EB7">
      <w:pPr>
        <w:numPr>
          <w:ilvl w:val="0"/>
          <w:numId w:val="1"/>
        </w:numPr>
        <w:spacing w:line="360" w:lineRule="auto"/>
        <w:rPr>
          <w:rFonts w:ascii="Times New Roman" w:hAnsi="Times New Roman" w:cs="Times New Roman"/>
        </w:rPr>
      </w:pPr>
      <w:r w:rsidRPr="00276F26">
        <w:rPr>
          <w:rFonts w:ascii="Times New Roman" w:hAnsi="Times New Roman" w:cs="Times New Roman"/>
        </w:rPr>
        <w:t xml:space="preserve">Calcium: </w:t>
      </w:r>
      <w:r w:rsidR="001A64AA">
        <w:rPr>
          <w:rFonts w:ascii="Times New Roman" w:hAnsi="Times New Roman" w:cs="Times New Roman"/>
        </w:rPr>
        <w:t>Start from 2</w:t>
      </w:r>
      <w:r w:rsidR="001A64AA" w:rsidRPr="000344FB">
        <w:rPr>
          <w:rFonts w:ascii="Times New Roman" w:hAnsi="Times New Roman" w:cs="Times New Roman"/>
          <w:vertAlign w:val="superscript"/>
        </w:rPr>
        <w:t>nd</w:t>
      </w:r>
      <w:r w:rsidR="001A64AA">
        <w:rPr>
          <w:rFonts w:ascii="Times New Roman" w:hAnsi="Times New Roman" w:cs="Times New Roman"/>
        </w:rPr>
        <w:t xml:space="preserve"> trimester. Take </w:t>
      </w:r>
      <w:r w:rsidR="00C20719">
        <w:rPr>
          <w:rFonts w:ascii="Times New Roman" w:hAnsi="Times New Roman" w:cs="Times New Roman"/>
        </w:rPr>
        <w:t xml:space="preserve">1 calcium tablet twice </w:t>
      </w:r>
      <w:r w:rsidRPr="00276F26">
        <w:rPr>
          <w:rFonts w:ascii="Times New Roman" w:hAnsi="Times New Roman" w:cs="Times New Roman"/>
        </w:rPr>
        <w:t xml:space="preserve">daily with milk or food. Don’t have this with your IFA tablet, wait at least 4-6 hours after. (dosage: </w:t>
      </w:r>
      <w:r w:rsidR="00B500F1">
        <w:rPr>
          <w:rFonts w:ascii="Times New Roman" w:hAnsi="Times New Roman" w:cs="Times New Roman"/>
        </w:rPr>
        <w:t>500 mg tablet twice</w:t>
      </w:r>
      <w:r w:rsidRPr="00276F26">
        <w:rPr>
          <w:rFonts w:ascii="Times New Roman" w:hAnsi="Times New Roman" w:cs="Times New Roman"/>
        </w:rPr>
        <w:t xml:space="preserve"> daily</w:t>
      </w:r>
      <w:r w:rsidR="00B500F1">
        <w:rPr>
          <w:rFonts w:ascii="Times New Roman" w:hAnsi="Times New Roman" w:cs="Times New Roman"/>
        </w:rPr>
        <w:t xml:space="preserve"> – 1 g in a day</w:t>
      </w:r>
      <w:r w:rsidRPr="00276F26">
        <w:rPr>
          <w:rFonts w:ascii="Times New Roman" w:hAnsi="Times New Roman" w:cs="Times New Roman"/>
        </w:rPr>
        <w:t>)</w:t>
      </w:r>
    </w:p>
    <w:p w14:paraId="1AA29E25" w14:textId="215CA561" w:rsidR="00A06332" w:rsidRPr="00276F26" w:rsidRDefault="00A06332" w:rsidP="00B95EB7">
      <w:pPr>
        <w:numPr>
          <w:ilvl w:val="0"/>
          <w:numId w:val="1"/>
        </w:numPr>
        <w:spacing w:line="360" w:lineRule="auto"/>
        <w:rPr>
          <w:rFonts w:ascii="Times New Roman" w:hAnsi="Times New Roman" w:cs="Times New Roman"/>
        </w:rPr>
      </w:pPr>
      <w:r>
        <w:rPr>
          <w:rFonts w:ascii="Times New Roman" w:hAnsi="Times New Roman" w:cs="Times New Roman"/>
        </w:rPr>
        <w:t>Folic acid</w:t>
      </w:r>
      <w:r w:rsidR="00D959CF">
        <w:rPr>
          <w:rFonts w:ascii="Times New Roman" w:hAnsi="Times New Roman" w:cs="Times New Roman"/>
        </w:rPr>
        <w:t>: Start from 1</w:t>
      </w:r>
      <w:r w:rsidR="00D959CF" w:rsidRPr="00D959CF">
        <w:rPr>
          <w:rFonts w:ascii="Times New Roman" w:hAnsi="Times New Roman" w:cs="Times New Roman"/>
          <w:vertAlign w:val="superscript"/>
        </w:rPr>
        <w:t>st</w:t>
      </w:r>
      <w:r w:rsidR="00D959CF">
        <w:rPr>
          <w:rFonts w:ascii="Times New Roman" w:hAnsi="Times New Roman" w:cs="Times New Roman"/>
        </w:rPr>
        <w:t xml:space="preserve"> trimester</w:t>
      </w:r>
      <w:r w:rsidR="009C4A63">
        <w:rPr>
          <w:rFonts w:ascii="Times New Roman" w:hAnsi="Times New Roman" w:cs="Times New Roman"/>
        </w:rPr>
        <w:t>. Take 1 tablet daily (</w:t>
      </w:r>
      <w:r w:rsidR="003C600B">
        <w:rPr>
          <w:rFonts w:ascii="Times New Roman" w:hAnsi="Times New Roman" w:cs="Times New Roman"/>
        </w:rPr>
        <w:t xml:space="preserve">daily </w:t>
      </w:r>
      <w:r w:rsidR="009C4A63">
        <w:rPr>
          <w:rFonts w:ascii="Times New Roman" w:hAnsi="Times New Roman" w:cs="Times New Roman"/>
        </w:rPr>
        <w:t xml:space="preserve">dosage 500mcg </w:t>
      </w:r>
      <w:r w:rsidR="003C600B">
        <w:rPr>
          <w:rFonts w:ascii="Times New Roman" w:hAnsi="Times New Roman" w:cs="Times New Roman"/>
        </w:rPr>
        <w:t>)</w:t>
      </w:r>
    </w:p>
    <w:p w14:paraId="0493D1CB" w14:textId="77777777" w:rsidR="00A124B8" w:rsidRPr="00276F26" w:rsidRDefault="00A124B8" w:rsidP="00B95EB7">
      <w:pPr>
        <w:numPr>
          <w:ilvl w:val="0"/>
          <w:numId w:val="1"/>
        </w:numPr>
        <w:spacing w:line="360" w:lineRule="auto"/>
        <w:rPr>
          <w:rFonts w:ascii="Times New Roman" w:hAnsi="Times New Roman" w:cs="Times New Roman"/>
        </w:rPr>
      </w:pPr>
      <w:r w:rsidRPr="00276F26">
        <w:rPr>
          <w:rFonts w:ascii="Times New Roman" w:hAnsi="Times New Roman" w:cs="Times New Roman"/>
        </w:rPr>
        <w:t>Drink 8–10 glasses of water daily, and include soups, buttermilk, or coconut water. Avoid sugary or fizzy drinks.</w:t>
      </w:r>
    </w:p>
    <w:p w14:paraId="35E4016F" w14:textId="77777777" w:rsidR="00A124B8" w:rsidRPr="00276F26" w:rsidRDefault="00A124B8" w:rsidP="00276F26">
      <w:pPr>
        <w:spacing w:before="100" w:beforeAutospacing="1" w:after="100" w:afterAutospacing="1" w:line="360" w:lineRule="auto"/>
        <w:rPr>
          <w:rFonts w:ascii="Times New Roman" w:eastAsia="Times New Roman" w:hAnsi="Times New Roman" w:cs="Times New Roman"/>
          <w:kern w:val="0"/>
          <w14:ligatures w14:val="none"/>
        </w:rPr>
      </w:pPr>
      <w:r w:rsidRPr="00276F26">
        <w:rPr>
          <w:rFonts w:ascii="Times New Roman" w:eastAsia="Times New Roman" w:hAnsi="Times New Roman" w:cs="Times New Roman"/>
          <w:kern w:val="0"/>
          <w14:ligatures w14:val="none"/>
        </w:rPr>
        <w:t>Remember not to take the tablets together and rest for an hour after lunch, take light walks, and eat small, frequent meals.</w:t>
      </w:r>
    </w:p>
    <w:p w14:paraId="0717CB01" w14:textId="2B36C310" w:rsidR="00A124B8" w:rsidRPr="00276F26" w:rsidRDefault="00A124B8" w:rsidP="00276F26">
      <w:pPr>
        <w:spacing w:before="100" w:beforeAutospacing="1" w:after="100" w:afterAutospacing="1" w:line="360" w:lineRule="auto"/>
        <w:rPr>
          <w:rFonts w:ascii="Times New Roman" w:eastAsia="Times New Roman" w:hAnsi="Times New Roman" w:cs="Times New Roman"/>
          <w:b/>
          <w:bCs/>
          <w:kern w:val="0"/>
          <w14:ligatures w14:val="none"/>
        </w:rPr>
      </w:pPr>
      <w:r w:rsidRPr="00276F26">
        <w:rPr>
          <w:rFonts w:ascii="Times New Roman" w:eastAsia="Times New Roman" w:hAnsi="Times New Roman" w:cs="Times New Roman"/>
          <w:b/>
          <w:bCs/>
          <w:kern w:val="0"/>
          <w14:ligatures w14:val="none"/>
        </w:rPr>
        <w:t>1.3. Supplements</w:t>
      </w:r>
    </w:p>
    <w:p w14:paraId="36D3AA60" w14:textId="4168437A" w:rsidR="00A124B8" w:rsidRPr="00276F26" w:rsidRDefault="00A124B8" w:rsidP="00276F26">
      <w:pPr>
        <w:spacing w:line="360" w:lineRule="auto"/>
        <w:rPr>
          <w:rFonts w:ascii="Times New Roman" w:hAnsi="Times New Roman" w:cs="Times New Roman"/>
        </w:rPr>
      </w:pPr>
      <w:r w:rsidRPr="00276F26">
        <w:rPr>
          <w:rFonts w:ascii="Times New Roman" w:hAnsi="Times New Roman" w:cs="Times New Roman"/>
          <w:b/>
          <w:bCs/>
        </w:rPr>
        <w:t xml:space="preserve">Intro Bot: </w:t>
      </w:r>
      <w:r w:rsidRPr="00276F26">
        <w:rPr>
          <w:rFonts w:ascii="Times New Roman" w:hAnsi="Times New Roman" w:cs="Times New Roman"/>
        </w:rPr>
        <w:t xml:space="preserve">Hi! Let’s talk about your daily </w:t>
      </w:r>
      <w:commentRangeStart w:id="17"/>
      <w:commentRangeStart w:id="18"/>
      <w:commentRangeStart w:id="19"/>
      <w:r w:rsidRPr="00276F26">
        <w:rPr>
          <w:rFonts w:ascii="Times New Roman" w:hAnsi="Times New Roman" w:cs="Times New Roman"/>
        </w:rPr>
        <w:t xml:space="preserve">supplements. Iron and calcium </w:t>
      </w:r>
      <w:commentRangeEnd w:id="17"/>
      <w:r w:rsidR="005256AE" w:rsidRPr="00276F26">
        <w:rPr>
          <w:rStyle w:val="CommentReference"/>
          <w:rFonts w:ascii="Times New Roman" w:hAnsi="Times New Roman" w:cs="Times New Roman"/>
          <w:sz w:val="24"/>
          <w:szCs w:val="24"/>
        </w:rPr>
        <w:commentReference w:id="17"/>
      </w:r>
      <w:commentRangeEnd w:id="18"/>
      <w:r w:rsidR="005256AE" w:rsidRPr="00276F26">
        <w:rPr>
          <w:rStyle w:val="CommentReference"/>
          <w:rFonts w:ascii="Times New Roman" w:hAnsi="Times New Roman" w:cs="Times New Roman"/>
          <w:sz w:val="24"/>
          <w:szCs w:val="24"/>
        </w:rPr>
        <w:commentReference w:id="18"/>
      </w:r>
      <w:commentRangeEnd w:id="19"/>
      <w:r w:rsidR="006126CE" w:rsidRPr="00276F26">
        <w:rPr>
          <w:rStyle w:val="CommentReference"/>
          <w:rFonts w:ascii="Times New Roman" w:hAnsi="Times New Roman" w:cs="Times New Roman"/>
          <w:sz w:val="24"/>
          <w:szCs w:val="24"/>
        </w:rPr>
        <w:commentReference w:id="19"/>
      </w:r>
      <w:r w:rsidRPr="00276F26">
        <w:rPr>
          <w:rFonts w:ascii="Times New Roman" w:hAnsi="Times New Roman" w:cs="Times New Roman"/>
        </w:rPr>
        <w:t>help build your baby’s blood and bones and keep your energy levels high. I’ll share when to take them, how to avoid side effects, and why they’re so important.</w:t>
      </w:r>
      <w:r w:rsidRPr="00276F26">
        <w:rPr>
          <w:rFonts w:ascii="Times New Roman" w:hAnsi="Times New Roman" w:cs="Times New Roman"/>
        </w:rPr>
        <w:br/>
        <w:t>Are you ready to begin?</w:t>
      </w:r>
    </w:p>
    <w:p w14:paraId="713BE383" w14:textId="3E070325" w:rsidR="00A124B8" w:rsidRPr="00276F26" w:rsidRDefault="00A124B8" w:rsidP="00276F26">
      <w:pPr>
        <w:spacing w:line="360" w:lineRule="auto"/>
        <w:rPr>
          <w:rFonts w:ascii="Times New Roman" w:hAnsi="Times New Roman" w:cs="Times New Roman"/>
          <w:b/>
          <w:bCs/>
        </w:rPr>
      </w:pPr>
      <w:r w:rsidRPr="00276F26">
        <w:rPr>
          <w:rFonts w:ascii="Times New Roman" w:hAnsi="Times New Roman" w:cs="Times New Roman"/>
          <w:b/>
          <w:bCs/>
        </w:rPr>
        <w:t>After user answers yes:</w:t>
      </w:r>
    </w:p>
    <w:p w14:paraId="2194131A" w14:textId="57F172F0" w:rsidR="00A124B8" w:rsidRDefault="00A124B8" w:rsidP="00276F26">
      <w:pPr>
        <w:spacing w:line="360" w:lineRule="auto"/>
        <w:rPr>
          <w:rFonts w:ascii="Times New Roman" w:hAnsi="Times New Roman" w:cs="Times New Roman"/>
        </w:rPr>
      </w:pPr>
      <w:r w:rsidRPr="00276F26">
        <w:rPr>
          <w:rFonts w:ascii="Times New Roman" w:hAnsi="Times New Roman" w:cs="Times New Roman"/>
          <w:b/>
          <w:bCs/>
        </w:rPr>
        <w:lastRenderedPageBreak/>
        <w:t>Bot</w:t>
      </w:r>
      <w:commentRangeStart w:id="20"/>
      <w:commentRangeStart w:id="21"/>
      <w:r w:rsidRPr="00276F26">
        <w:rPr>
          <w:rFonts w:ascii="Times New Roman" w:hAnsi="Times New Roman" w:cs="Times New Roman"/>
          <w:b/>
          <w:bCs/>
        </w:rPr>
        <w:t xml:space="preserve">: </w:t>
      </w:r>
      <w:r w:rsidRPr="00276F26">
        <w:rPr>
          <w:rFonts w:ascii="Times New Roman" w:hAnsi="Times New Roman" w:cs="Times New Roman"/>
        </w:rPr>
        <w:t>You should take Iron and Folic Acid (IFA) tablets and Calcium supplements regularly. These help prevent anemia, build strong bones, and reduce the risk of complications like high blood pressure. It is recommended to take these during your pregnancy: + INFOGRAPHIC</w:t>
      </w:r>
    </w:p>
    <w:p w14:paraId="1D4102FC" w14:textId="2D11AD99" w:rsidR="00930B43" w:rsidRPr="00930B43" w:rsidRDefault="00930B43" w:rsidP="00276F26">
      <w:pPr>
        <w:spacing w:line="360" w:lineRule="auto"/>
        <w:rPr>
          <w:rFonts w:ascii="Times New Roman" w:hAnsi="Times New Roman" w:cs="Times New Roman"/>
          <w:b/>
          <w:bCs/>
        </w:rPr>
      </w:pPr>
      <w:r w:rsidRPr="00930B43">
        <w:rPr>
          <w:rFonts w:ascii="Times New Roman" w:hAnsi="Times New Roman" w:cs="Times New Roman"/>
          <w:b/>
          <w:bCs/>
        </w:rPr>
        <w:t>Wait for response</w:t>
      </w:r>
      <w:r>
        <w:rPr>
          <w:rFonts w:ascii="Times New Roman" w:hAnsi="Times New Roman" w:cs="Times New Roman"/>
          <w:b/>
          <w:bCs/>
        </w:rPr>
        <w:t xml:space="preserve"> – Know </w:t>
      </w:r>
      <w:r w:rsidR="00E966C4">
        <w:rPr>
          <w:rFonts w:ascii="Times New Roman" w:hAnsi="Times New Roman" w:cs="Times New Roman"/>
          <w:b/>
          <w:bCs/>
        </w:rPr>
        <w:t>your dosage!</w:t>
      </w:r>
    </w:p>
    <w:p w14:paraId="21A4B6DC" w14:textId="77777777" w:rsidR="00397783" w:rsidRDefault="00A124B8" w:rsidP="002F303D">
      <w:pPr>
        <w:pStyle w:val="ListParagraph"/>
        <w:numPr>
          <w:ilvl w:val="0"/>
          <w:numId w:val="15"/>
        </w:numPr>
        <w:spacing w:line="360" w:lineRule="auto"/>
        <w:rPr>
          <w:rFonts w:ascii="Times New Roman" w:hAnsi="Times New Roman" w:cs="Times New Roman"/>
        </w:rPr>
      </w:pPr>
      <w:r w:rsidRPr="00397783">
        <w:rPr>
          <w:rFonts w:ascii="Times New Roman" w:hAnsi="Times New Roman" w:cs="Times New Roman"/>
        </w:rPr>
        <w:t>Iron &amp; Folic Acid (IFA): One tablet daily (60mg elemental iron and 500 mcg folic acid) from the 2</w:t>
      </w:r>
      <w:r w:rsidRPr="00397783">
        <w:rPr>
          <w:rFonts w:ascii="Times New Roman" w:hAnsi="Times New Roman" w:cs="Times New Roman"/>
          <w:vertAlign w:val="superscript"/>
        </w:rPr>
        <w:t>nd</w:t>
      </w:r>
      <w:r w:rsidRPr="00397783">
        <w:rPr>
          <w:rFonts w:ascii="Times New Roman" w:hAnsi="Times New Roman" w:cs="Times New Roman"/>
        </w:rPr>
        <w:t xml:space="preserve"> trimester (week 13) prevents anemia and supports your baby’s brain development. Try to take this right after meals. Don’t take this with milk or dairy products. Start folic acid from day 1 or as soon you know about pregnancy</w:t>
      </w:r>
    </w:p>
    <w:p w14:paraId="42FA5371" w14:textId="2040066C" w:rsidR="00A124B8" w:rsidRPr="00E966C4" w:rsidRDefault="00A124B8" w:rsidP="002F303D">
      <w:pPr>
        <w:pStyle w:val="ListParagraph"/>
        <w:numPr>
          <w:ilvl w:val="0"/>
          <w:numId w:val="15"/>
        </w:numPr>
        <w:spacing w:line="360" w:lineRule="auto"/>
        <w:rPr>
          <w:rFonts w:ascii="Times New Roman" w:hAnsi="Times New Roman" w:cs="Times New Roman"/>
        </w:rPr>
      </w:pPr>
      <w:r w:rsidRPr="00E966C4">
        <w:rPr>
          <w:rFonts w:ascii="Times New Roman" w:hAnsi="Times New Roman" w:cs="Times New Roman"/>
        </w:rPr>
        <w:t>Calcium: You should take 2</w:t>
      </w:r>
      <w:r w:rsidR="002A4069">
        <w:rPr>
          <w:rFonts w:ascii="Times New Roman" w:hAnsi="Times New Roman" w:cs="Times New Roman"/>
        </w:rPr>
        <w:t xml:space="preserve"> 500 gm</w:t>
      </w:r>
      <w:r w:rsidRPr="00E966C4">
        <w:rPr>
          <w:rFonts w:ascii="Times New Roman" w:hAnsi="Times New Roman" w:cs="Times New Roman"/>
        </w:rPr>
        <w:t xml:space="preserve"> tablets daily </w:t>
      </w:r>
      <w:r w:rsidRPr="00E966C4">
        <w:rPr>
          <w:rFonts w:ascii="Times New Roman" w:eastAsia="Times New Roman" w:hAnsi="Times New Roman" w:cs="Times New Roman"/>
          <w:color w:val="000000"/>
          <w:kern w:val="0"/>
          <w14:ligatures w14:val="none"/>
        </w:rPr>
        <w:t>from your 13</w:t>
      </w:r>
      <w:r w:rsidRPr="00E966C4">
        <w:rPr>
          <w:rFonts w:ascii="Times New Roman" w:eastAsia="Times New Roman" w:hAnsi="Times New Roman" w:cs="Times New Roman"/>
          <w:color w:val="000000"/>
          <w:kern w:val="0"/>
          <w:vertAlign w:val="superscript"/>
          <w14:ligatures w14:val="none"/>
        </w:rPr>
        <w:t>th</w:t>
      </w:r>
      <w:r w:rsidRPr="00E966C4">
        <w:rPr>
          <w:rFonts w:ascii="Times New Roman" w:eastAsia="Times New Roman" w:hAnsi="Times New Roman" w:cs="Times New Roman"/>
          <w:color w:val="000000"/>
          <w:kern w:val="0"/>
          <w14:ligatures w14:val="none"/>
        </w:rPr>
        <w:t xml:space="preserve"> week </w:t>
      </w:r>
      <w:r w:rsidR="00DA7BF5" w:rsidRPr="00E966C4">
        <w:rPr>
          <w:rFonts w:ascii="Times New Roman" w:eastAsia="Times New Roman" w:hAnsi="Times New Roman" w:cs="Times New Roman"/>
          <w:color w:val="000000"/>
          <w:kern w:val="0"/>
          <w14:ligatures w14:val="none"/>
        </w:rPr>
        <w:t>or 4</w:t>
      </w:r>
      <w:r w:rsidR="00DA7BF5" w:rsidRPr="00E966C4">
        <w:rPr>
          <w:rFonts w:ascii="Times New Roman" w:eastAsia="Times New Roman" w:hAnsi="Times New Roman" w:cs="Times New Roman"/>
          <w:color w:val="000000"/>
          <w:kern w:val="0"/>
          <w:vertAlign w:val="superscript"/>
          <w14:ligatures w14:val="none"/>
        </w:rPr>
        <w:t>th</w:t>
      </w:r>
      <w:r w:rsidR="00DA7BF5" w:rsidRPr="00E966C4">
        <w:rPr>
          <w:rFonts w:ascii="Times New Roman" w:eastAsia="Times New Roman" w:hAnsi="Times New Roman" w:cs="Times New Roman"/>
          <w:color w:val="000000"/>
          <w:kern w:val="0"/>
          <w14:ligatures w14:val="none"/>
        </w:rPr>
        <w:t xml:space="preserve"> month </w:t>
      </w:r>
      <w:r w:rsidRPr="00E966C4">
        <w:rPr>
          <w:rFonts w:ascii="Times New Roman" w:eastAsia="Times New Roman" w:hAnsi="Times New Roman" w:cs="Times New Roman"/>
          <w:color w:val="000000"/>
          <w:kern w:val="0"/>
          <w14:ligatures w14:val="none"/>
        </w:rPr>
        <w:t xml:space="preserve">of pregnancy. Try to have it with a glass of milk and </w:t>
      </w:r>
      <w:r w:rsidR="00DA7BF5" w:rsidRPr="00E966C4">
        <w:rPr>
          <w:rFonts w:ascii="Times New Roman" w:eastAsia="Times New Roman" w:hAnsi="Times New Roman" w:cs="Times New Roman"/>
          <w:color w:val="000000"/>
          <w:kern w:val="0"/>
          <w14:ligatures w14:val="none"/>
        </w:rPr>
        <w:t>4-6</w:t>
      </w:r>
      <w:r w:rsidRPr="00E966C4">
        <w:rPr>
          <w:rFonts w:ascii="Times New Roman" w:eastAsia="Times New Roman" w:hAnsi="Times New Roman" w:cs="Times New Roman"/>
          <w:color w:val="000000"/>
          <w:kern w:val="0"/>
          <w14:ligatures w14:val="none"/>
        </w:rPr>
        <w:t xml:space="preserve"> hours after your IFA pill.</w:t>
      </w:r>
      <w:commentRangeEnd w:id="20"/>
      <w:r w:rsidR="005A0B0B" w:rsidRPr="00E966C4">
        <w:rPr>
          <w:rStyle w:val="CommentReference"/>
          <w:rFonts w:ascii="Times New Roman" w:hAnsi="Times New Roman" w:cs="Times New Roman"/>
          <w:sz w:val="24"/>
          <w:szCs w:val="24"/>
        </w:rPr>
        <w:commentReference w:id="20"/>
      </w:r>
      <w:commentRangeEnd w:id="21"/>
      <w:r w:rsidR="005A0B0B" w:rsidRPr="00E966C4">
        <w:rPr>
          <w:rStyle w:val="CommentReference"/>
          <w:rFonts w:ascii="Times New Roman" w:hAnsi="Times New Roman" w:cs="Times New Roman"/>
          <w:sz w:val="24"/>
          <w:szCs w:val="24"/>
        </w:rPr>
        <w:commentReference w:id="21"/>
      </w:r>
    </w:p>
    <w:p w14:paraId="4737D850" w14:textId="00BD35B4" w:rsidR="00E966C4" w:rsidRPr="00E966C4" w:rsidRDefault="00E966C4" w:rsidP="00257626">
      <w:pPr>
        <w:pStyle w:val="ListParagraph"/>
        <w:spacing w:line="360" w:lineRule="auto"/>
        <w:rPr>
          <w:rFonts w:ascii="Times New Roman" w:hAnsi="Times New Roman" w:cs="Times New Roman"/>
        </w:rPr>
      </w:pPr>
    </w:p>
    <w:p w14:paraId="185FEA0C" w14:textId="6CF48217" w:rsidR="00A124B8" w:rsidRPr="00276F26" w:rsidRDefault="00A124B8" w:rsidP="00276F26">
      <w:pPr>
        <w:pStyle w:val="NormalWeb"/>
        <w:spacing w:before="240" w:after="240" w:line="360" w:lineRule="auto"/>
        <w:ind w:left="360"/>
      </w:pPr>
      <w:r w:rsidRPr="00276F26">
        <w:rPr>
          <w:rFonts w:eastAsia="Times New Roman"/>
          <w:color w:val="000000"/>
          <w:kern w:val="0"/>
          <w14:ligatures w14:val="none"/>
        </w:rPr>
        <w:t xml:space="preserve">DO NOT take these tablets together, wait for at least </w:t>
      </w:r>
      <w:r w:rsidR="00DA7BF5">
        <w:rPr>
          <w:rFonts w:eastAsia="Times New Roman"/>
          <w:color w:val="000000"/>
          <w:kern w:val="0"/>
          <w14:ligatures w14:val="none"/>
        </w:rPr>
        <w:t>4-6</w:t>
      </w:r>
      <w:r w:rsidRPr="00276F26">
        <w:rPr>
          <w:rFonts w:eastAsia="Times New Roman"/>
          <w:color w:val="000000"/>
          <w:kern w:val="0"/>
          <w14:ligatures w14:val="none"/>
        </w:rPr>
        <w:t xml:space="preserve"> hours to take calcium after taking IFA.</w:t>
      </w:r>
    </w:p>
    <w:p w14:paraId="32A29997" w14:textId="77777777" w:rsidR="00A124B8" w:rsidRDefault="00A124B8" w:rsidP="002F303D">
      <w:pPr>
        <w:pStyle w:val="NormalWeb"/>
        <w:numPr>
          <w:ilvl w:val="0"/>
          <w:numId w:val="15"/>
        </w:numPr>
        <w:spacing w:before="240" w:after="240" w:line="360" w:lineRule="auto"/>
        <w:ind w:left="360"/>
      </w:pPr>
      <w:r w:rsidRPr="00276F26">
        <w:t xml:space="preserve">Source: </w:t>
      </w:r>
      <w:r w:rsidRPr="00276F26">
        <w:rPr>
          <w:i/>
          <w:iCs/>
        </w:rPr>
        <w:t>My Safe Motherhood Booklet</w:t>
      </w:r>
      <w:r w:rsidRPr="00276F26">
        <w:t xml:space="preserve">, p. 8 – “Iron Folic Acid (IFA) Tablets”; </w:t>
      </w:r>
      <w:r w:rsidRPr="00276F26">
        <w:rPr>
          <w:i/>
          <w:iCs/>
        </w:rPr>
        <w:t xml:space="preserve">FOGSI ICOG, section 1.3 </w:t>
      </w:r>
      <w:r w:rsidRPr="00276F26">
        <w:t>– “lifestyle considerations”</w:t>
      </w:r>
    </w:p>
    <w:p w14:paraId="22EAF76B" w14:textId="57111212" w:rsidR="00A124B8" w:rsidRPr="00276F26" w:rsidRDefault="00A124B8" w:rsidP="00276F26">
      <w:pPr>
        <w:spacing w:line="360" w:lineRule="auto"/>
        <w:rPr>
          <w:rFonts w:ascii="Times New Roman" w:hAnsi="Times New Roman" w:cs="Times New Roman"/>
        </w:rPr>
      </w:pPr>
      <w:r w:rsidRPr="00276F26">
        <w:rPr>
          <w:rFonts w:ascii="Times New Roman" w:hAnsi="Times New Roman" w:cs="Times New Roman"/>
          <w:b/>
          <w:bCs/>
        </w:rPr>
        <w:t>1.3 a Q:</w:t>
      </w:r>
      <w:r w:rsidRPr="00276F26">
        <w:rPr>
          <w:rFonts w:ascii="Times New Roman" w:hAnsi="Times New Roman" w:cs="Times New Roman"/>
        </w:rPr>
        <w:t xml:space="preserve"> </w:t>
      </w:r>
      <w:r w:rsidR="0091590F">
        <w:rPr>
          <w:rFonts w:ascii="Times New Roman" w:hAnsi="Times New Roman" w:cs="Times New Roman"/>
        </w:rPr>
        <w:t xml:space="preserve">Do you want to know </w:t>
      </w:r>
      <w:r w:rsidRPr="00276F26">
        <w:rPr>
          <w:rFonts w:ascii="Times New Roman" w:hAnsi="Times New Roman" w:cs="Times New Roman"/>
        </w:rPr>
        <w:t xml:space="preserve">Why IFA tablet </w:t>
      </w:r>
      <w:r w:rsidR="0091590F">
        <w:rPr>
          <w:rFonts w:ascii="Times New Roman" w:hAnsi="Times New Roman" w:cs="Times New Roman"/>
        </w:rPr>
        <w:t xml:space="preserve">is </w:t>
      </w:r>
      <w:r w:rsidRPr="00276F26">
        <w:rPr>
          <w:rFonts w:ascii="Times New Roman" w:hAnsi="Times New Roman" w:cs="Times New Roman"/>
        </w:rPr>
        <w:t>important?</w:t>
      </w:r>
    </w:p>
    <w:p w14:paraId="2B229B3D" w14:textId="470A0405" w:rsidR="00A124B8" w:rsidRPr="00276F26" w:rsidRDefault="00A124B8" w:rsidP="00276F26">
      <w:pPr>
        <w:pStyle w:val="NormalWeb"/>
        <w:spacing w:before="240" w:after="240" w:line="360" w:lineRule="auto"/>
      </w:pPr>
      <w:r w:rsidRPr="00276F26">
        <w:rPr>
          <w:b/>
          <w:bCs/>
        </w:rPr>
        <w:t>Bot</w:t>
      </w:r>
      <w:r w:rsidRPr="00276F26">
        <w:t xml:space="preserve">: IFA tablets are very important for both mother and baby’s health. They contain Iron and Folic Acid, which help in many ways by preventing anemia and reducing tiredness. Along with this, they also support healthy development of the baby in the first trimester and reduce the risk of complications like low birth weight, premature delivery, and maternal deaths. With the tablet, you can also have rich iron foods like </w:t>
      </w:r>
      <w:r w:rsidRPr="00276F26">
        <w:rPr>
          <w:rFonts w:eastAsia="Times New Roman"/>
          <w:color w:val="000000"/>
          <w:kern w:val="0"/>
          <w14:ligatures w14:val="none"/>
        </w:rPr>
        <w:t xml:space="preserve">Ragi, drumstick leaves (moringa), spinach, sunflower seeds, millets </w:t>
      </w:r>
      <w:r w:rsidRPr="00276F26">
        <w:t>in your diet to increase iron consumption.</w:t>
      </w:r>
    </w:p>
    <w:p w14:paraId="69AA450E" w14:textId="77777777" w:rsidR="00A124B8" w:rsidRPr="00276F26" w:rsidRDefault="00A124B8" w:rsidP="00276F26">
      <w:pPr>
        <w:pStyle w:val="NormalWeb"/>
        <w:spacing w:before="240" w:after="240" w:line="360" w:lineRule="auto"/>
      </w:pPr>
      <w:r w:rsidRPr="00276F26">
        <w:t xml:space="preserve">Source: </w:t>
      </w:r>
      <w:r w:rsidRPr="00276F26">
        <w:rPr>
          <w:i/>
          <w:iCs/>
        </w:rPr>
        <w:t>ICMR - “Eat Iron-Rich Foods”</w:t>
      </w:r>
      <w:r w:rsidRPr="00276F26">
        <w:t xml:space="preserve"> “</w:t>
      </w:r>
      <w:r w:rsidRPr="00276F26">
        <w:rPr>
          <w:i/>
          <w:iCs/>
        </w:rPr>
        <w:t>Eat folate- rich foods</w:t>
      </w:r>
      <w:r w:rsidRPr="00276F26">
        <w:t>” p.36</w:t>
      </w:r>
    </w:p>
    <w:p w14:paraId="44281861" w14:textId="03159674" w:rsidR="00A124B8" w:rsidRPr="00276F26" w:rsidRDefault="00A124B8" w:rsidP="00276F26">
      <w:pPr>
        <w:pStyle w:val="NormalWeb"/>
        <w:spacing w:before="240" w:after="240" w:line="360" w:lineRule="auto"/>
      </w:pPr>
      <w:r w:rsidRPr="00276F26">
        <w:rPr>
          <w:b/>
          <w:bCs/>
        </w:rPr>
        <w:t xml:space="preserve">1.3 b Q: </w:t>
      </w:r>
      <w:r w:rsidRPr="00276F26">
        <w:t>How can I increase my iron intake?</w:t>
      </w:r>
    </w:p>
    <w:p w14:paraId="513C2976" w14:textId="3A931361" w:rsidR="00A124B8" w:rsidRPr="00276F26" w:rsidRDefault="00A124B8" w:rsidP="00276F26">
      <w:pPr>
        <w:spacing w:line="360" w:lineRule="auto"/>
        <w:rPr>
          <w:rFonts w:ascii="Times New Roman" w:hAnsi="Times New Roman" w:cs="Times New Roman"/>
        </w:rPr>
      </w:pPr>
      <w:r w:rsidRPr="00276F26">
        <w:rPr>
          <w:rFonts w:ascii="Times New Roman" w:hAnsi="Times New Roman" w:cs="Times New Roman"/>
          <w:b/>
          <w:bCs/>
        </w:rPr>
        <w:t xml:space="preserve">Bot: </w:t>
      </w:r>
      <w:r w:rsidRPr="00276F26">
        <w:rPr>
          <w:rFonts w:ascii="Times New Roman" w:hAnsi="Times New Roman" w:cs="Times New Roman"/>
        </w:rPr>
        <w:t>Iron is very important to make healthy blood and prevent tiredness.</w:t>
      </w:r>
      <w:r w:rsidRPr="00276F26">
        <w:rPr>
          <w:rFonts w:ascii="Times New Roman" w:hAnsi="Times New Roman" w:cs="Times New Roman"/>
        </w:rPr>
        <w:br/>
        <w:t>To increase your</w:t>
      </w:r>
      <w:r w:rsidR="00B81B29">
        <w:rPr>
          <w:rFonts w:ascii="Times New Roman" w:hAnsi="Times New Roman" w:cs="Times New Roman"/>
        </w:rPr>
        <w:t xml:space="preserve"> daily</w:t>
      </w:r>
      <w:r w:rsidRPr="00276F26">
        <w:rPr>
          <w:rFonts w:ascii="Times New Roman" w:hAnsi="Times New Roman" w:cs="Times New Roman"/>
        </w:rPr>
        <w:t xml:space="preserve"> iron intake:</w:t>
      </w:r>
    </w:p>
    <w:p w14:paraId="0C0F871C" w14:textId="41AACAA1" w:rsidR="00A124B8" w:rsidRPr="00276F26" w:rsidRDefault="00A124B8" w:rsidP="00B95EB7">
      <w:pPr>
        <w:pStyle w:val="NormalWeb"/>
        <w:numPr>
          <w:ilvl w:val="0"/>
          <w:numId w:val="5"/>
        </w:numPr>
        <w:spacing w:before="240" w:after="240" w:line="360" w:lineRule="auto"/>
      </w:pPr>
      <w:r w:rsidRPr="00276F26">
        <w:lastRenderedPageBreak/>
        <w:t>Eat green leafy vegetables (spinach, moringa, methi).</w:t>
      </w:r>
      <w:r w:rsidR="005501E7">
        <w:t xml:space="preserve"> – 1 medium Katori cooked</w:t>
      </w:r>
      <w:r w:rsidR="00B81B29">
        <w:t>. (100 gms/day)</w:t>
      </w:r>
    </w:p>
    <w:p w14:paraId="1282A500" w14:textId="32B63F8E" w:rsidR="00B43944" w:rsidRDefault="00A124B8" w:rsidP="00B95EB7">
      <w:pPr>
        <w:pStyle w:val="NormalWeb"/>
        <w:numPr>
          <w:ilvl w:val="0"/>
          <w:numId w:val="5"/>
        </w:numPr>
        <w:spacing w:before="240" w:after="240" w:line="360" w:lineRule="auto"/>
      </w:pPr>
      <w:r w:rsidRPr="00276F26">
        <w:t>Eat pulses</w:t>
      </w:r>
      <w:r w:rsidR="00830BC9">
        <w:t xml:space="preserve"> (rajma, channa), lentils (masoor, moong, toor dal)</w:t>
      </w:r>
      <w:r w:rsidR="00B43944">
        <w:t xml:space="preserve"> – 1 cup cooked/day (60 gms)</w:t>
      </w:r>
    </w:p>
    <w:p w14:paraId="4ABEFE95" w14:textId="6E0FFA05" w:rsidR="00A124B8" w:rsidRDefault="00A124B8" w:rsidP="00B95EB7">
      <w:pPr>
        <w:pStyle w:val="NormalWeb"/>
        <w:numPr>
          <w:ilvl w:val="0"/>
          <w:numId w:val="5"/>
        </w:numPr>
        <w:spacing w:before="240" w:after="240" w:line="360" w:lineRule="auto"/>
      </w:pPr>
      <w:r w:rsidRPr="00276F26">
        <w:t>nuts</w:t>
      </w:r>
      <w:r w:rsidR="00AA08F8">
        <w:t xml:space="preserve"> and seeds (til, pumpkin, almonds, and groundnuts) </w:t>
      </w:r>
      <w:r w:rsidRPr="00276F26">
        <w:t>every day.</w:t>
      </w:r>
      <w:r w:rsidR="00B43944">
        <w:t xml:space="preserve"> </w:t>
      </w:r>
      <w:r w:rsidR="00AC1468">
        <w:t>– 1 tablespoon of each/day</w:t>
      </w:r>
    </w:p>
    <w:p w14:paraId="7DEA4670" w14:textId="2FB63D99" w:rsidR="00AA08F8" w:rsidRPr="00276F26" w:rsidRDefault="00AA08F8" w:rsidP="00B95EB7">
      <w:pPr>
        <w:pStyle w:val="NormalWeb"/>
        <w:numPr>
          <w:ilvl w:val="0"/>
          <w:numId w:val="5"/>
        </w:numPr>
        <w:spacing w:before="240" w:after="240" w:line="360" w:lineRule="auto"/>
      </w:pPr>
      <w:r>
        <w:t>Include jaggery or dates and raisins</w:t>
      </w:r>
      <w:r w:rsidR="008A7DE1">
        <w:t xml:space="preserve"> in your daily diet</w:t>
      </w:r>
      <w:r w:rsidR="00EB1ADF">
        <w:t xml:space="preserve"> </w:t>
      </w:r>
      <w:r w:rsidR="00AC1468">
        <w:t>– 1 tablespoon of each/day</w:t>
      </w:r>
      <w:r w:rsidR="00EC4E60">
        <w:t xml:space="preserve"> and , garden cress seeds (halim/aliv) – ½ tablespoon/day </w:t>
      </w:r>
    </w:p>
    <w:p w14:paraId="1C3989ED" w14:textId="0386AD30" w:rsidR="00A124B8" w:rsidRDefault="00A124B8" w:rsidP="00B95EB7">
      <w:pPr>
        <w:pStyle w:val="NormalWeb"/>
        <w:numPr>
          <w:ilvl w:val="0"/>
          <w:numId w:val="5"/>
        </w:numPr>
        <w:spacing w:before="240" w:after="240" w:line="360" w:lineRule="auto"/>
        <w:rPr>
          <w:b/>
          <w:bCs/>
        </w:rPr>
      </w:pPr>
      <w:r w:rsidRPr="00276F26">
        <w:t>If acceptable, include meat</w:t>
      </w:r>
      <w:r w:rsidR="00333DAF">
        <w:t xml:space="preserve"> (100 gms)</w:t>
      </w:r>
      <w:r w:rsidRPr="00276F26">
        <w:t>, fish</w:t>
      </w:r>
      <w:r w:rsidR="00333DAF">
        <w:t xml:space="preserve"> (100 gms</w:t>
      </w:r>
      <w:r w:rsidR="00333DAF" w:rsidRPr="00A27FF0">
        <w:rPr>
          <w:b/>
          <w:bCs/>
        </w:rPr>
        <w:t>)</w:t>
      </w:r>
      <w:r w:rsidR="00A27FF0" w:rsidRPr="00A27FF0">
        <w:rPr>
          <w:b/>
          <w:bCs/>
        </w:rPr>
        <w:t xml:space="preserve">  Only</w:t>
      </w:r>
      <w:r w:rsidRPr="00A27FF0">
        <w:rPr>
          <w:b/>
          <w:bCs/>
        </w:rPr>
        <w:t xml:space="preserve"> 2–3 times a week.</w:t>
      </w:r>
    </w:p>
    <w:p w14:paraId="5F197AC7" w14:textId="23081322" w:rsidR="00A27FF0" w:rsidRPr="00A27FF0" w:rsidRDefault="00A27FF0" w:rsidP="00B95EB7">
      <w:pPr>
        <w:pStyle w:val="NormalWeb"/>
        <w:numPr>
          <w:ilvl w:val="0"/>
          <w:numId w:val="5"/>
        </w:numPr>
        <w:spacing w:before="240" w:after="240" w:line="360" w:lineRule="auto"/>
        <w:rPr>
          <w:b/>
          <w:bCs/>
        </w:rPr>
      </w:pPr>
      <w:r>
        <w:t>Include one egg in your daily diet.</w:t>
      </w:r>
    </w:p>
    <w:p w14:paraId="666CFCDF" w14:textId="0A6A2CE5" w:rsidR="00A124B8" w:rsidRPr="00276F26" w:rsidRDefault="00A124B8" w:rsidP="00B95EB7">
      <w:pPr>
        <w:pStyle w:val="NormalWeb"/>
        <w:numPr>
          <w:ilvl w:val="0"/>
          <w:numId w:val="5"/>
        </w:numPr>
        <w:spacing w:before="240" w:after="240" w:line="360" w:lineRule="auto"/>
      </w:pPr>
      <w:r w:rsidRPr="00276F26">
        <w:t>Eat fruits like guava, amla, orange, or pineapple</w:t>
      </w:r>
      <w:r w:rsidR="00EC4E60">
        <w:t>/ any seasonal fruit</w:t>
      </w:r>
      <w:r w:rsidR="00DB5F26">
        <w:t xml:space="preserve"> (1-2/day) and add a </w:t>
      </w:r>
      <w:r w:rsidR="00796A1E">
        <w:t xml:space="preserve">squeeze </w:t>
      </w:r>
      <w:r w:rsidR="00DB5F26">
        <w:t xml:space="preserve">of </w:t>
      </w:r>
      <w:r w:rsidR="00796A1E">
        <w:t>lemon in your food</w:t>
      </w:r>
      <w:r w:rsidR="00DB5F26">
        <w:t xml:space="preserve"> to increase iron absorption.</w:t>
      </w:r>
    </w:p>
    <w:p w14:paraId="7E2DE48E" w14:textId="7FBFCE42" w:rsidR="00A124B8" w:rsidRDefault="004F11EF" w:rsidP="00B95EB7">
      <w:pPr>
        <w:pStyle w:val="NormalWeb"/>
        <w:numPr>
          <w:ilvl w:val="0"/>
          <w:numId w:val="5"/>
        </w:numPr>
        <w:spacing w:before="240" w:after="240" w:line="360" w:lineRule="auto"/>
      </w:pPr>
      <w:r>
        <w:t xml:space="preserve">This Diet alone is not sufficient. </w:t>
      </w:r>
      <w:r w:rsidR="009624D6">
        <w:t xml:space="preserve">Follow this along with </w:t>
      </w:r>
      <w:r w:rsidR="00A124B8" w:rsidRPr="00276F26">
        <w:t>one Iron &amp; Folic Acid (IFA) tablet daily from the 2</w:t>
      </w:r>
      <w:r w:rsidR="00A124B8" w:rsidRPr="00276F26">
        <w:rPr>
          <w:vertAlign w:val="superscript"/>
        </w:rPr>
        <w:t>nd</w:t>
      </w:r>
      <w:r w:rsidR="00A124B8" w:rsidRPr="00276F26">
        <w:t xml:space="preserve"> trimester with meals</w:t>
      </w:r>
      <w:r w:rsidR="009624D6">
        <w:t xml:space="preserve"> to maintain your hemoglobin</w:t>
      </w:r>
    </w:p>
    <w:p w14:paraId="41A60ADB" w14:textId="77777777" w:rsidR="00A124B8" w:rsidRPr="00276F26" w:rsidRDefault="00A124B8" w:rsidP="00B95EB7">
      <w:pPr>
        <w:pStyle w:val="NormalWeb"/>
        <w:numPr>
          <w:ilvl w:val="0"/>
          <w:numId w:val="5"/>
        </w:numPr>
        <w:spacing w:before="240" w:after="240" w:line="360" w:lineRule="auto"/>
      </w:pPr>
      <w:r w:rsidRPr="00276F26">
        <w:t>Avoid tea or coffee immediately before or after meals because they reduce iron absorption.</w:t>
      </w:r>
    </w:p>
    <w:p w14:paraId="19FB435C" w14:textId="77777777" w:rsidR="00A124B8" w:rsidRPr="00276F26" w:rsidRDefault="00A124B8" w:rsidP="00276F26">
      <w:pPr>
        <w:pStyle w:val="NormalWeb"/>
        <w:spacing w:before="240" w:after="240" w:line="360" w:lineRule="auto"/>
      </w:pPr>
      <w:r w:rsidRPr="00276F26">
        <w:t xml:space="preserve">Source: </w:t>
      </w:r>
      <w:r w:rsidRPr="00276F26">
        <w:rPr>
          <w:i/>
          <w:iCs/>
        </w:rPr>
        <w:t>ICMR - “Eat Iron-Rich Foods”</w:t>
      </w:r>
      <w:r w:rsidRPr="00276F26">
        <w:t xml:space="preserve"> p.36</w:t>
      </w:r>
    </w:p>
    <w:p w14:paraId="5753E50E" w14:textId="66491D3D" w:rsidR="00A124B8" w:rsidRPr="00276F26" w:rsidRDefault="00A124B8" w:rsidP="00276F26">
      <w:pPr>
        <w:spacing w:line="360" w:lineRule="auto"/>
        <w:rPr>
          <w:rFonts w:ascii="Times New Roman" w:hAnsi="Times New Roman" w:cs="Times New Roman"/>
        </w:rPr>
      </w:pPr>
      <w:r w:rsidRPr="00276F26">
        <w:rPr>
          <w:rFonts w:ascii="Times New Roman" w:hAnsi="Times New Roman" w:cs="Times New Roman"/>
          <w:b/>
          <w:bCs/>
        </w:rPr>
        <w:t xml:space="preserve">1.3 c. : </w:t>
      </w:r>
      <w:r w:rsidRPr="00276F26">
        <w:rPr>
          <w:rFonts w:ascii="Times New Roman" w:hAnsi="Times New Roman" w:cs="Times New Roman"/>
        </w:rPr>
        <w:t>How can I increase my calcium intake?</w:t>
      </w:r>
    </w:p>
    <w:p w14:paraId="74ED980C" w14:textId="2C1C7930" w:rsidR="00AE4947" w:rsidRDefault="00A124B8" w:rsidP="000B422A">
      <w:pPr>
        <w:pStyle w:val="NormalWeb"/>
        <w:spacing w:before="240" w:after="240" w:line="360" w:lineRule="auto"/>
      </w:pPr>
      <w:r w:rsidRPr="00276F26">
        <w:rPr>
          <w:b/>
          <w:bCs/>
        </w:rPr>
        <w:t xml:space="preserve">1.3 d. Bot: </w:t>
      </w:r>
      <w:r w:rsidRPr="00276F26">
        <w:t>Calcium is extremely important to keep your baby’s bones healthy and for the development of their spine and brain. You can increase your calcium intake by</w:t>
      </w:r>
      <w:r w:rsidR="00AE4947">
        <w:t xml:space="preserve"> taking:</w:t>
      </w:r>
    </w:p>
    <w:p w14:paraId="4F431188" w14:textId="3060787C" w:rsidR="000B422A" w:rsidRPr="000B422A" w:rsidRDefault="000B422A" w:rsidP="00AE4947">
      <w:pPr>
        <w:pStyle w:val="NormalWeb"/>
        <w:numPr>
          <w:ilvl w:val="0"/>
          <w:numId w:val="55"/>
        </w:numPr>
        <w:spacing w:before="240" w:after="240" w:line="360" w:lineRule="auto"/>
        <w:rPr>
          <w:lang w:val="en-IN"/>
        </w:rPr>
      </w:pPr>
      <w:r w:rsidRPr="000B422A">
        <w:rPr>
          <w:lang w:val="en-IN"/>
        </w:rPr>
        <w:t>Milk – 2 glasses per day</w:t>
      </w:r>
    </w:p>
    <w:p w14:paraId="5B0472E2" w14:textId="77777777" w:rsidR="000B422A" w:rsidRPr="000B422A" w:rsidRDefault="000B422A" w:rsidP="000B422A">
      <w:pPr>
        <w:pStyle w:val="NormalWeb"/>
        <w:numPr>
          <w:ilvl w:val="0"/>
          <w:numId w:val="53"/>
        </w:numPr>
        <w:spacing w:before="240" w:after="240" w:line="360" w:lineRule="auto"/>
        <w:rPr>
          <w:lang w:val="en-IN"/>
        </w:rPr>
      </w:pPr>
      <w:r w:rsidRPr="000B422A">
        <w:rPr>
          <w:lang w:val="en-IN"/>
        </w:rPr>
        <w:t>Curd – 2 katoris per day</w:t>
      </w:r>
    </w:p>
    <w:p w14:paraId="54B83831" w14:textId="77777777" w:rsidR="000B422A" w:rsidRPr="000B422A" w:rsidRDefault="000B422A" w:rsidP="000B422A">
      <w:pPr>
        <w:pStyle w:val="NormalWeb"/>
        <w:numPr>
          <w:ilvl w:val="0"/>
          <w:numId w:val="53"/>
        </w:numPr>
        <w:spacing w:before="240" w:after="240" w:line="360" w:lineRule="auto"/>
        <w:rPr>
          <w:lang w:val="en-IN"/>
        </w:rPr>
      </w:pPr>
      <w:r w:rsidRPr="000B422A">
        <w:rPr>
          <w:lang w:val="en-IN"/>
        </w:rPr>
        <w:t>Paneer – ½ katori per day</w:t>
      </w:r>
    </w:p>
    <w:p w14:paraId="3A50A5D0" w14:textId="77777777" w:rsidR="000B422A" w:rsidRPr="000B422A" w:rsidRDefault="000B422A" w:rsidP="000B422A">
      <w:pPr>
        <w:pStyle w:val="NormalWeb"/>
        <w:numPr>
          <w:ilvl w:val="0"/>
          <w:numId w:val="53"/>
        </w:numPr>
        <w:spacing w:before="240" w:after="240" w:line="360" w:lineRule="auto"/>
        <w:rPr>
          <w:lang w:val="en-IN"/>
        </w:rPr>
      </w:pPr>
      <w:r w:rsidRPr="000B422A">
        <w:rPr>
          <w:lang w:val="en-IN"/>
        </w:rPr>
        <w:lastRenderedPageBreak/>
        <w:t>Buttermilk – 1 glass per day</w:t>
      </w:r>
    </w:p>
    <w:p w14:paraId="42F5F9A0" w14:textId="77777777" w:rsidR="000B422A" w:rsidRPr="000B422A" w:rsidRDefault="000B422A" w:rsidP="000B422A">
      <w:pPr>
        <w:pStyle w:val="NormalWeb"/>
        <w:numPr>
          <w:ilvl w:val="0"/>
          <w:numId w:val="53"/>
        </w:numPr>
        <w:spacing w:before="240" w:after="240" w:line="360" w:lineRule="auto"/>
        <w:rPr>
          <w:lang w:val="en-IN"/>
        </w:rPr>
      </w:pPr>
      <w:r w:rsidRPr="000B422A">
        <w:rPr>
          <w:lang w:val="en-IN"/>
        </w:rPr>
        <w:t>Ellu (sesame seeds) – 1 tablespoon per day</w:t>
      </w:r>
    </w:p>
    <w:p w14:paraId="71763987" w14:textId="77777777" w:rsidR="000B422A" w:rsidRPr="000B422A" w:rsidRDefault="000B422A" w:rsidP="000B422A">
      <w:pPr>
        <w:pStyle w:val="NormalWeb"/>
        <w:numPr>
          <w:ilvl w:val="0"/>
          <w:numId w:val="53"/>
        </w:numPr>
        <w:spacing w:before="240" w:after="240" w:line="360" w:lineRule="auto"/>
        <w:rPr>
          <w:lang w:val="en-IN"/>
        </w:rPr>
      </w:pPr>
      <w:r w:rsidRPr="000B422A">
        <w:rPr>
          <w:lang w:val="en-IN"/>
        </w:rPr>
        <w:t>Soaked almonds – 5–6 pieces per day</w:t>
      </w:r>
    </w:p>
    <w:p w14:paraId="5F89D80B" w14:textId="77777777" w:rsidR="000B422A" w:rsidRPr="000B422A" w:rsidRDefault="000B422A" w:rsidP="000B422A">
      <w:pPr>
        <w:pStyle w:val="NormalWeb"/>
        <w:numPr>
          <w:ilvl w:val="0"/>
          <w:numId w:val="53"/>
        </w:numPr>
        <w:spacing w:before="240" w:after="240" w:line="360" w:lineRule="auto"/>
        <w:rPr>
          <w:lang w:val="en-IN"/>
        </w:rPr>
      </w:pPr>
      <w:r w:rsidRPr="000B422A">
        <w:rPr>
          <w:lang w:val="en-IN"/>
        </w:rPr>
        <w:t>Ragi – 1 ragi roti or 1 bowl of ragi porridge per day</w:t>
      </w:r>
    </w:p>
    <w:p w14:paraId="4631FC55" w14:textId="77777777" w:rsidR="000B422A" w:rsidRPr="000B422A" w:rsidRDefault="000B422A" w:rsidP="000B422A">
      <w:pPr>
        <w:pStyle w:val="NormalWeb"/>
        <w:numPr>
          <w:ilvl w:val="0"/>
          <w:numId w:val="53"/>
        </w:numPr>
        <w:spacing w:before="240" w:after="240" w:line="360" w:lineRule="auto"/>
        <w:rPr>
          <w:lang w:val="en-IN"/>
        </w:rPr>
      </w:pPr>
      <w:r w:rsidRPr="000B422A">
        <w:rPr>
          <w:lang w:val="en-IN"/>
        </w:rPr>
        <w:t>Green vegetables – 1 katori per day, such as moringa (drumstick leaves) or amaranth leaves</w:t>
      </w:r>
    </w:p>
    <w:p w14:paraId="4633F356" w14:textId="1C7EFC65" w:rsidR="000B422A" w:rsidRPr="000B422A" w:rsidRDefault="000B422A" w:rsidP="000B422A">
      <w:pPr>
        <w:pStyle w:val="NormalWeb"/>
        <w:numPr>
          <w:ilvl w:val="0"/>
          <w:numId w:val="54"/>
        </w:numPr>
        <w:spacing w:before="240" w:after="240" w:line="360" w:lineRule="auto"/>
        <w:rPr>
          <w:lang w:val="en-IN"/>
        </w:rPr>
      </w:pPr>
      <w:r w:rsidRPr="000B422A">
        <w:rPr>
          <w:lang w:val="en-IN"/>
        </w:rPr>
        <w:t>Start calcium tablets from the 14th week of pregnancy</w:t>
      </w:r>
      <w:r w:rsidR="00AE4947">
        <w:rPr>
          <w:lang w:val="en-IN"/>
        </w:rPr>
        <w:t xml:space="preserve"> (500 gms twice daily)</w:t>
      </w:r>
    </w:p>
    <w:p w14:paraId="65F876EA" w14:textId="3478F6FB" w:rsidR="00863792" w:rsidRPr="00AE4947" w:rsidRDefault="00863792" w:rsidP="00276F26">
      <w:pPr>
        <w:pStyle w:val="NormalWeb"/>
        <w:spacing w:before="240" w:after="240" w:line="360" w:lineRule="auto"/>
        <w:rPr>
          <w:rFonts w:eastAsia="Times New Roman"/>
          <w:b/>
          <w:bCs/>
          <w:color w:val="000000"/>
          <w:kern w:val="0"/>
          <w14:ligatures w14:val="none"/>
        </w:rPr>
      </w:pPr>
      <w:r w:rsidRPr="00AE4947">
        <w:rPr>
          <w:rFonts w:eastAsia="Times New Roman"/>
          <w:b/>
          <w:bCs/>
          <w:color w:val="000000"/>
          <w:kern w:val="0"/>
          <w14:ligatures w14:val="none"/>
        </w:rPr>
        <w:t xml:space="preserve">Do not take </w:t>
      </w:r>
      <w:r w:rsidR="00C47A83" w:rsidRPr="00AE4947">
        <w:rPr>
          <w:rFonts w:eastAsia="Times New Roman"/>
          <w:b/>
          <w:bCs/>
          <w:color w:val="000000"/>
          <w:kern w:val="0"/>
          <w14:ligatures w14:val="none"/>
        </w:rPr>
        <w:t xml:space="preserve">IFA and calcium supplements together. Keep a gap of 4-6 hours. </w:t>
      </w:r>
    </w:p>
    <w:p w14:paraId="05AD736D" w14:textId="77777777" w:rsidR="00A124B8" w:rsidRPr="00276F26" w:rsidRDefault="00A124B8" w:rsidP="00276F26">
      <w:pPr>
        <w:pStyle w:val="NormalWeb"/>
        <w:spacing w:before="240" w:after="240" w:line="360" w:lineRule="auto"/>
      </w:pPr>
      <w:r w:rsidRPr="00276F26">
        <w:t>Source</w:t>
      </w:r>
      <w:r w:rsidRPr="00276F26">
        <w:rPr>
          <w:i/>
          <w:iCs/>
        </w:rPr>
        <w:t xml:space="preserve">: FOGSI ICOG, section 1.3 </w:t>
      </w:r>
      <w:r w:rsidRPr="00276F26">
        <w:t>– “lifestyle considerations”</w:t>
      </w:r>
    </w:p>
    <w:p w14:paraId="473B7D14" w14:textId="35DB2499"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b/>
          <w:bCs/>
          <w:color w:val="000000"/>
          <w:kern w:val="0"/>
          <w14:ligatures w14:val="none"/>
        </w:rPr>
        <w:t>1.3 f. Q:</w:t>
      </w:r>
      <w:r w:rsidRPr="00276F26">
        <w:rPr>
          <w:rFonts w:eastAsia="Times New Roman"/>
          <w:color w:val="000000"/>
          <w:kern w:val="0"/>
          <w14:ligatures w14:val="none"/>
        </w:rPr>
        <w:t xml:space="preserve"> </w:t>
      </w:r>
      <w:r w:rsidR="003B052C">
        <w:rPr>
          <w:rFonts w:eastAsia="Times New Roman"/>
          <w:color w:val="000000"/>
          <w:kern w:val="0"/>
          <w14:ligatures w14:val="none"/>
        </w:rPr>
        <w:t>Common Side effects of IFA:</w:t>
      </w:r>
    </w:p>
    <w:p w14:paraId="503A38D0" w14:textId="1DF39CCE"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b/>
          <w:bCs/>
          <w:color w:val="000000"/>
          <w:kern w:val="0"/>
          <w14:ligatures w14:val="none"/>
        </w:rPr>
        <w:t>Bot:</w:t>
      </w:r>
      <w:r w:rsidRPr="00276F26">
        <w:rPr>
          <w:rFonts w:eastAsia="Times New Roman"/>
          <w:color w:val="000000"/>
          <w:kern w:val="0"/>
          <w14:ligatures w14:val="none"/>
        </w:rPr>
        <w:t xml:space="preserve"> Sometimes IFA may cause black stools, constipation, or nausea. These are common side effects and you should keep taking your IFA supplements during and even after your pregnancy. Contact your nearest ASHA or ANM if the discomfort increases.</w:t>
      </w:r>
    </w:p>
    <w:p w14:paraId="64A26784" w14:textId="77777777"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color w:val="000000"/>
          <w:kern w:val="0"/>
          <w14:ligatures w14:val="none"/>
        </w:rPr>
        <w:t>Source: maternal nutrition doc sent by Shweta</w:t>
      </w:r>
    </w:p>
    <w:p w14:paraId="456A18A1" w14:textId="650EA542" w:rsidR="00A124B8" w:rsidRPr="00276F26" w:rsidRDefault="00A124B8" w:rsidP="00276F26">
      <w:pPr>
        <w:spacing w:before="100" w:beforeAutospacing="1" w:after="100" w:afterAutospacing="1" w:line="360" w:lineRule="auto"/>
        <w:rPr>
          <w:rFonts w:ascii="Times New Roman" w:eastAsia="Times New Roman" w:hAnsi="Times New Roman" w:cs="Times New Roman"/>
          <w:b/>
          <w:bCs/>
          <w:color w:val="FF0000"/>
          <w:kern w:val="0"/>
          <w14:ligatures w14:val="none"/>
        </w:rPr>
      </w:pPr>
      <w:r w:rsidRPr="00276F26">
        <w:rPr>
          <w:rFonts w:ascii="Times New Roman" w:eastAsia="Times New Roman" w:hAnsi="Times New Roman" w:cs="Times New Roman"/>
          <w:b/>
          <w:bCs/>
          <w:kern w:val="0"/>
          <w14:ligatures w14:val="none"/>
        </w:rPr>
        <w:t xml:space="preserve">1.4. </w:t>
      </w:r>
      <w:r w:rsidR="00C06E1E">
        <w:rPr>
          <w:rFonts w:ascii="Times New Roman" w:eastAsia="Times New Roman" w:hAnsi="Times New Roman" w:cs="Times New Roman"/>
          <w:b/>
          <w:bCs/>
          <w:kern w:val="0"/>
          <w14:ligatures w14:val="none"/>
        </w:rPr>
        <w:t>Diet for Anemia</w:t>
      </w:r>
    </w:p>
    <w:p w14:paraId="434F1EF8" w14:textId="3D640917" w:rsidR="00DB262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b/>
          <w:bCs/>
          <w:color w:val="000000"/>
          <w:kern w:val="0"/>
          <w14:ligatures w14:val="none"/>
        </w:rPr>
        <w:t xml:space="preserve">1.4. a Q: </w:t>
      </w:r>
      <w:r w:rsidRPr="00276F26">
        <w:rPr>
          <w:rFonts w:eastAsia="Times New Roman"/>
          <w:color w:val="000000"/>
          <w:kern w:val="0"/>
          <w14:ligatures w14:val="none"/>
        </w:rPr>
        <w:t xml:space="preserve">What foods should I eat </w:t>
      </w:r>
      <w:r w:rsidR="00C06E1E">
        <w:rPr>
          <w:rFonts w:eastAsia="Times New Roman"/>
          <w:color w:val="000000"/>
          <w:kern w:val="0"/>
          <w14:ligatures w14:val="none"/>
        </w:rPr>
        <w:t>if I’m anemic</w:t>
      </w:r>
    </w:p>
    <w:p w14:paraId="3374D1FD" w14:textId="77777777"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b/>
          <w:bCs/>
          <w:color w:val="000000"/>
          <w:kern w:val="0"/>
          <w14:ligatures w14:val="none"/>
        </w:rPr>
        <w:t>Bot:</w:t>
      </w:r>
      <w:r w:rsidRPr="00276F26">
        <w:rPr>
          <w:rFonts w:eastAsia="Times New Roman"/>
          <w:color w:val="000000"/>
          <w:kern w:val="0"/>
          <w14:ligatures w14:val="none"/>
        </w:rPr>
        <w:t xml:space="preserve"> If you’ve been told your blood is low or you feel tired often, dizzy, headaches, you might be anemic. Always get your Hb checked during each ANC visit, your normal levels should be 11.0 grams per deciliter. But do not worry as eating iron-rich foods and taking your IFA tablets regularly can really help!</w:t>
      </w:r>
    </w:p>
    <w:p w14:paraId="23A8939B" w14:textId="25D3570A" w:rsidR="00A124B8" w:rsidRPr="00276F26" w:rsidRDefault="00A124B8" w:rsidP="002F303D">
      <w:pPr>
        <w:pStyle w:val="NormalWeb"/>
        <w:numPr>
          <w:ilvl w:val="0"/>
          <w:numId w:val="18"/>
        </w:numPr>
        <w:spacing w:before="240" w:after="240" w:line="360" w:lineRule="auto"/>
      </w:pPr>
      <w:commentRangeStart w:id="22"/>
      <w:r w:rsidRPr="00276F26">
        <w:rPr>
          <w:rFonts w:eastAsia="Times New Roman"/>
          <w:color w:val="000000"/>
          <w:kern w:val="0"/>
          <w14:ligatures w14:val="none"/>
        </w:rPr>
        <w:t xml:space="preserve">For mild (10.0 to 10.9) anemia, </w:t>
      </w:r>
      <w:r w:rsidRPr="00276F26">
        <w:t xml:space="preserve">you can have rich iron foods like dates, dried fig, nuts, </w:t>
      </w:r>
      <w:r w:rsidRPr="00276F26">
        <w:rPr>
          <w:rFonts w:eastAsia="Times New Roman"/>
          <w:color w:val="000000"/>
          <w:kern w:val="0"/>
          <w14:ligatures w14:val="none"/>
        </w:rPr>
        <w:t xml:space="preserve">Ragi, drumstick leaves (moringa), spinach, sunflower seeds, millets </w:t>
      </w:r>
      <w:r w:rsidRPr="00276F26">
        <w:t>in your diet along with one IFA tablet daily from the 2</w:t>
      </w:r>
      <w:r w:rsidRPr="00276F26">
        <w:rPr>
          <w:vertAlign w:val="superscript"/>
        </w:rPr>
        <w:t>nd</w:t>
      </w:r>
      <w:r w:rsidRPr="00276F26">
        <w:t xml:space="preserve"> trimester (week 13).</w:t>
      </w:r>
      <w:commentRangeEnd w:id="22"/>
      <w:r w:rsidR="005256AE" w:rsidRPr="00276F26">
        <w:rPr>
          <w:rStyle w:val="CommentReference"/>
          <w:sz w:val="24"/>
          <w:szCs w:val="24"/>
        </w:rPr>
        <w:commentReference w:id="22"/>
      </w:r>
    </w:p>
    <w:p w14:paraId="153359BC" w14:textId="5DF715FC" w:rsidR="00A124B8" w:rsidRPr="00276F26" w:rsidRDefault="00A124B8" w:rsidP="002F303D">
      <w:pPr>
        <w:pStyle w:val="NormalWeb"/>
        <w:numPr>
          <w:ilvl w:val="0"/>
          <w:numId w:val="18"/>
        </w:numPr>
        <w:spacing w:before="240" w:after="240" w:line="360" w:lineRule="auto"/>
      </w:pPr>
      <w:commentRangeStart w:id="23"/>
      <w:r w:rsidRPr="00276F26">
        <w:lastRenderedPageBreak/>
        <w:t xml:space="preserve">For moderate anemia (7.0 to 9.9), continue </w:t>
      </w:r>
      <w:r w:rsidR="00171DD3">
        <w:t>IFA daily with iron-rich diet</w:t>
      </w:r>
      <w:r w:rsidRPr="00276F26">
        <w:t xml:space="preserve"> and </w:t>
      </w:r>
      <w:r w:rsidR="006A4E0C">
        <w:t>go to your nearest PHC/CHC to start</w:t>
      </w:r>
      <w:r w:rsidRPr="00276F26">
        <w:t xml:space="preserve"> IV/FCM </w:t>
      </w:r>
      <w:r w:rsidR="006A4E0C">
        <w:t xml:space="preserve">(iron injections). </w:t>
      </w:r>
    </w:p>
    <w:p w14:paraId="6E062C27" w14:textId="2DA5E5F5" w:rsidR="00A124B8" w:rsidRPr="00276F26" w:rsidRDefault="00A124B8" w:rsidP="002F303D">
      <w:pPr>
        <w:pStyle w:val="NormalWeb"/>
        <w:numPr>
          <w:ilvl w:val="0"/>
          <w:numId w:val="18"/>
        </w:numPr>
        <w:spacing w:before="240" w:after="240" w:line="360" w:lineRule="auto"/>
      </w:pPr>
      <w:r w:rsidRPr="00276F26">
        <w:t xml:space="preserve">For severe anemia (&lt;7), contact your </w:t>
      </w:r>
      <w:r w:rsidR="00570214">
        <w:t>nearest PHC/CHC/</w:t>
      </w:r>
      <w:r w:rsidRPr="00276F26">
        <w:t xml:space="preserve"> Aanganwadi center/hospital </w:t>
      </w:r>
      <w:r w:rsidR="00570214">
        <w:t>and start</w:t>
      </w:r>
      <w:r w:rsidRPr="00276F26">
        <w:t xml:space="preserve"> taking IV/FCM injections</w:t>
      </w:r>
      <w:r w:rsidR="00570214">
        <w:t xml:space="preserve"> immediately</w:t>
      </w:r>
      <w:r w:rsidRPr="00276F26">
        <w:t>.</w:t>
      </w:r>
      <w:commentRangeEnd w:id="23"/>
      <w:r w:rsidR="005256AE" w:rsidRPr="00276F26">
        <w:rPr>
          <w:rStyle w:val="CommentReference"/>
          <w:sz w:val="24"/>
          <w:szCs w:val="24"/>
        </w:rPr>
        <w:commentReference w:id="23"/>
      </w:r>
    </w:p>
    <w:p w14:paraId="2079AB69" w14:textId="77777777" w:rsidR="00570214" w:rsidRPr="00276F26" w:rsidRDefault="00570214" w:rsidP="002F303D">
      <w:pPr>
        <w:pStyle w:val="NormalWeb"/>
        <w:numPr>
          <w:ilvl w:val="0"/>
          <w:numId w:val="18"/>
        </w:numPr>
        <w:spacing w:before="240" w:after="240" w:line="360" w:lineRule="auto"/>
      </w:pPr>
      <w:r w:rsidRPr="00276F26">
        <w:t>Eat fruits like guava, amla, orange, or pineapple</w:t>
      </w:r>
      <w:r>
        <w:t>/ any seasonal fruit (1-2/day) and add a squeeze of lemon in your food to increase iron absorption.</w:t>
      </w:r>
    </w:p>
    <w:p w14:paraId="01C298FD" w14:textId="77777777" w:rsidR="00A124B8" w:rsidRPr="00276F26" w:rsidRDefault="00A124B8" w:rsidP="00276F26">
      <w:pPr>
        <w:pStyle w:val="NormalWeb"/>
        <w:spacing w:before="240" w:after="240" w:line="360" w:lineRule="auto"/>
      </w:pPr>
      <w:r w:rsidRPr="00276F26">
        <w:rPr>
          <w:b/>
          <w:bCs/>
        </w:rPr>
        <w:t>Source:</w:t>
      </w:r>
      <w:r w:rsidRPr="00276F26">
        <w:t xml:space="preserve"> </w:t>
      </w:r>
      <w:r w:rsidRPr="00276F26">
        <w:rPr>
          <w:i/>
          <w:iCs/>
        </w:rPr>
        <w:t>My Safe Motherhood Booklet</w:t>
      </w:r>
      <w:r w:rsidRPr="00276F26">
        <w:t xml:space="preserve">, p. 8 – “Iron Folic Acid (IFA) Tablets”; </w:t>
      </w:r>
      <w:r w:rsidRPr="00276F26">
        <w:rPr>
          <w:i/>
          <w:iCs/>
        </w:rPr>
        <w:t xml:space="preserve">JSSK Guidelines (MoHFW 2018), Sec. 6.3, pp. 27–28 </w:t>
      </w:r>
      <w:r w:rsidRPr="00276F26">
        <w:t>– “Iron-rich foods and Vitamin C sources.”</w:t>
      </w:r>
    </w:p>
    <w:p w14:paraId="2173CC19" w14:textId="673D5F14" w:rsidR="00A124B8" w:rsidRDefault="00A124B8" w:rsidP="00276F26">
      <w:pPr>
        <w:pStyle w:val="NormalWeb"/>
        <w:spacing w:before="240" w:after="240" w:line="360" w:lineRule="auto"/>
        <w:rPr>
          <w:b/>
          <w:bCs/>
        </w:rPr>
      </w:pPr>
      <w:r w:rsidRPr="00276F26">
        <w:rPr>
          <w:b/>
          <w:bCs/>
        </w:rPr>
        <w:t xml:space="preserve">1.5 </w:t>
      </w:r>
      <w:r w:rsidR="000C0A3F">
        <w:rPr>
          <w:b/>
          <w:bCs/>
        </w:rPr>
        <w:t xml:space="preserve">Gestational </w:t>
      </w:r>
      <w:r w:rsidRPr="00276F26">
        <w:rPr>
          <w:b/>
          <w:bCs/>
        </w:rPr>
        <w:t>Weight Gain</w:t>
      </w:r>
    </w:p>
    <w:p w14:paraId="726998AC" w14:textId="4DCD0F68" w:rsidR="00A124B8" w:rsidRPr="005B5F11" w:rsidRDefault="00A124B8" w:rsidP="00276F26">
      <w:pPr>
        <w:pStyle w:val="NormalWeb"/>
        <w:spacing w:before="240" w:after="240" w:line="360" w:lineRule="auto"/>
        <w:rPr>
          <w:b/>
          <w:bCs/>
        </w:rPr>
      </w:pPr>
      <w:r w:rsidRPr="00276F26">
        <w:rPr>
          <w:b/>
          <w:bCs/>
        </w:rPr>
        <w:t>1.5 a Q:</w:t>
      </w:r>
      <w:r w:rsidRPr="00276F26">
        <w:t xml:space="preserve"> </w:t>
      </w:r>
      <w:r w:rsidR="005B5F11">
        <w:rPr>
          <w:b/>
          <w:bCs/>
        </w:rPr>
        <w:t>Intro text</w:t>
      </w:r>
    </w:p>
    <w:p w14:paraId="5812FB2A" w14:textId="300A74A6" w:rsidR="00A124B8" w:rsidRPr="00276F26" w:rsidRDefault="00A124B8" w:rsidP="00276F26">
      <w:pPr>
        <w:pStyle w:val="NormalWeb"/>
        <w:spacing w:before="240" w:after="240" w:line="360" w:lineRule="auto"/>
      </w:pPr>
      <w:r w:rsidRPr="00276F26">
        <w:rPr>
          <w:b/>
          <w:bCs/>
        </w:rPr>
        <w:t>Bot:</w:t>
      </w:r>
      <w:r w:rsidRPr="00276F26">
        <w:t xml:space="preserve"> Weight gain during pregnancy shows your baby is growing well!</w:t>
      </w:r>
      <w:r w:rsidR="00465EB9">
        <w:t xml:space="preserve"> </w:t>
      </w:r>
      <w:commentRangeStart w:id="24"/>
      <w:r w:rsidR="00465EB9">
        <w:t xml:space="preserve">Too little weight gain </w:t>
      </w:r>
      <w:commentRangeEnd w:id="24"/>
      <w:r w:rsidR="00BC00A3">
        <w:rPr>
          <w:rStyle w:val="CommentReference"/>
          <w:sz w:val="24"/>
          <w:szCs w:val="24"/>
        </w:rPr>
        <w:commentReference w:id="24"/>
      </w:r>
      <w:r w:rsidR="00465EB9">
        <w:t xml:space="preserve">can lead to </w:t>
      </w:r>
      <w:r w:rsidR="00EF78B5">
        <w:t>low-birth-weight</w:t>
      </w:r>
      <w:r w:rsidR="00465EB9">
        <w:t xml:space="preserve"> </w:t>
      </w:r>
      <w:r w:rsidR="00EF78B5">
        <w:t>babies,</w:t>
      </w:r>
      <w:r w:rsidR="00465EB9">
        <w:t xml:space="preserve"> and </w:t>
      </w:r>
      <w:commentRangeStart w:id="25"/>
      <w:r w:rsidR="00465EB9">
        <w:t xml:space="preserve">too much </w:t>
      </w:r>
      <w:commentRangeEnd w:id="25"/>
      <w:r w:rsidR="00BC00A3">
        <w:rPr>
          <w:rStyle w:val="CommentReference"/>
          <w:sz w:val="24"/>
          <w:szCs w:val="24"/>
        </w:rPr>
        <w:commentReference w:id="25"/>
      </w:r>
      <w:r w:rsidR="00465EB9">
        <w:t>weight gain can lead to conditions like gestational diabetes and hypertension.</w:t>
      </w:r>
      <w:r w:rsidRPr="00276F26">
        <w:t xml:space="preserve"> If your weight is normal, aim to gain 10–12 kg during the full pregnancy. Track your weight gain during each ANC visit or AWW visits. Second and third </w:t>
      </w:r>
      <w:r w:rsidR="00EF78B5" w:rsidRPr="00276F26">
        <w:t>trimesters</w:t>
      </w:r>
      <w:r w:rsidRPr="00276F26">
        <w:t xml:space="preserve"> will include 80-90% of total weight gain. If you are underweight, try to gain a little more than that by eating extra small meals throughout the day. If you are overweight, limit gain to 5–9 kg. Focus on eating healthy, balanced meals and checking your weight at every ANC visit.</w:t>
      </w:r>
      <w:r w:rsidR="005B5F11">
        <w:t xml:space="preserve"> + ADD TABLE </w:t>
      </w:r>
      <w:r w:rsidR="00A671E3">
        <w:t>of gwg and include food table also</w:t>
      </w:r>
    </w:p>
    <w:p w14:paraId="6B3A5DAF" w14:textId="77777777" w:rsidR="00A124B8" w:rsidRPr="00276F26" w:rsidRDefault="00A124B8" w:rsidP="00276F26">
      <w:pPr>
        <w:pStyle w:val="NormalWeb"/>
        <w:spacing w:before="240" w:after="240" w:line="360" w:lineRule="auto"/>
      </w:pPr>
      <w:r w:rsidRPr="00276F26">
        <w:t xml:space="preserve">Source: </w:t>
      </w:r>
      <w:r w:rsidRPr="00276F26">
        <w:rPr>
          <w:i/>
          <w:iCs/>
        </w:rPr>
        <w:t xml:space="preserve">ICMR p. 28 </w:t>
      </w:r>
      <w:r w:rsidRPr="00276F26">
        <w:t>– “How much weight gain is recommended during pregnancy?”</w:t>
      </w:r>
    </w:p>
    <w:p w14:paraId="39290433" w14:textId="4FDEBBB7" w:rsidR="00A124B8" w:rsidRPr="00276F26" w:rsidRDefault="00A124B8" w:rsidP="00276F26">
      <w:pPr>
        <w:pStyle w:val="NormalWeb"/>
        <w:spacing w:before="240" w:after="240" w:line="360" w:lineRule="auto"/>
      </w:pPr>
      <w:r w:rsidRPr="00276F26">
        <w:rPr>
          <w:b/>
          <w:bCs/>
        </w:rPr>
        <w:t>1.5 b. Q:</w:t>
      </w:r>
      <w:r w:rsidRPr="00276F26">
        <w:t xml:space="preserve"> </w:t>
      </w:r>
      <w:commentRangeStart w:id="26"/>
      <w:r w:rsidRPr="00276F26">
        <w:t>What should I do if I am underweight during pregnancy?</w:t>
      </w:r>
      <w:commentRangeEnd w:id="26"/>
      <w:r w:rsidR="003041C8" w:rsidRPr="00276F26">
        <w:rPr>
          <w:rStyle w:val="CommentReference"/>
          <w:sz w:val="24"/>
          <w:szCs w:val="24"/>
        </w:rPr>
        <w:commentReference w:id="26"/>
      </w:r>
    </w:p>
    <w:p w14:paraId="7592FBA8" w14:textId="555800CF" w:rsidR="00A124B8" w:rsidRPr="00276F26" w:rsidRDefault="00A124B8" w:rsidP="00276F26">
      <w:pPr>
        <w:pStyle w:val="NormalWeb"/>
        <w:spacing w:before="240" w:after="240" w:line="360" w:lineRule="auto"/>
      </w:pPr>
      <w:r w:rsidRPr="00276F26">
        <w:rPr>
          <w:b/>
          <w:bCs/>
        </w:rPr>
        <w:t xml:space="preserve">Bot: </w:t>
      </w:r>
      <w:r w:rsidRPr="00276F26">
        <w:t>if you’re underweight, try eating small, frequent meals around five to six times a day. Add foods like bananas,</w:t>
      </w:r>
      <w:r w:rsidR="00892D3E">
        <w:t xml:space="preserve"> one extra Katori of dal, one extra glass of</w:t>
      </w:r>
      <w:r w:rsidRPr="00276F26">
        <w:t xml:space="preserve"> milk</w:t>
      </w:r>
      <w:r w:rsidR="00892D3E">
        <w:t xml:space="preserve"> or </w:t>
      </w:r>
      <w:r w:rsidRPr="00276F26">
        <w:t>curd, ghee in small amounts, nuts, and ragi. These give you healthy calories and energy. Rest well, manage stress, and keep taking your supplements (IFA and Calcium both)</w:t>
      </w:r>
    </w:p>
    <w:p w14:paraId="22CD41C9" w14:textId="77777777" w:rsidR="00A124B8" w:rsidRPr="00276F26" w:rsidRDefault="00A124B8" w:rsidP="00276F26">
      <w:pPr>
        <w:pStyle w:val="NormalWeb"/>
        <w:spacing w:before="240" w:after="240" w:line="360" w:lineRule="auto"/>
      </w:pPr>
      <w:r w:rsidRPr="00276F26">
        <w:t>Source:</w:t>
      </w:r>
      <w:r w:rsidRPr="00276F26">
        <w:rPr>
          <w:i/>
          <w:iCs/>
        </w:rPr>
        <w:t xml:space="preserve"> ICMR p. 28 </w:t>
      </w:r>
      <w:r w:rsidRPr="00276F26">
        <w:t>– “How much weight gain is recommended during pregnancy?”</w:t>
      </w:r>
    </w:p>
    <w:p w14:paraId="37618945" w14:textId="3226099B" w:rsidR="00A124B8" w:rsidRPr="00276F26" w:rsidRDefault="00A124B8" w:rsidP="00276F26">
      <w:pPr>
        <w:pStyle w:val="NormalWeb"/>
        <w:spacing w:before="240" w:after="240" w:line="360" w:lineRule="auto"/>
      </w:pPr>
      <w:r w:rsidRPr="00276F26">
        <w:rPr>
          <w:b/>
          <w:bCs/>
        </w:rPr>
        <w:lastRenderedPageBreak/>
        <w:t>1.5 c. Q:</w:t>
      </w:r>
      <w:r w:rsidRPr="00276F26">
        <w:t xml:space="preserve"> What should I do if I’m overweight during pregnancy?</w:t>
      </w:r>
    </w:p>
    <w:p w14:paraId="33DC0052" w14:textId="784B5613" w:rsidR="00A124B8" w:rsidRPr="00276F26" w:rsidRDefault="00A124B8" w:rsidP="00276F26">
      <w:pPr>
        <w:pStyle w:val="NormalWeb"/>
        <w:spacing w:before="240" w:after="240" w:line="360" w:lineRule="auto"/>
      </w:pPr>
      <w:r w:rsidRPr="00276F26">
        <w:rPr>
          <w:b/>
          <w:bCs/>
        </w:rPr>
        <w:t xml:space="preserve">Bot: </w:t>
      </w:r>
      <w:r w:rsidRPr="00276F26">
        <w:t>If you’re overweight during pregnancy, focus on eating balanced, lighter meals that keep you full and nourished without adding extra calories.</w:t>
      </w:r>
    </w:p>
    <w:p w14:paraId="5A73E162" w14:textId="77777777" w:rsidR="00D12816" w:rsidRPr="00D12816" w:rsidRDefault="00D12816" w:rsidP="00D12816">
      <w:pPr>
        <w:spacing w:line="360" w:lineRule="auto"/>
        <w:rPr>
          <w:rFonts w:ascii="Times New Roman" w:hAnsi="Times New Roman" w:cs="Times New Roman"/>
          <w:lang w:val="en-IN"/>
        </w:rPr>
      </w:pPr>
      <w:r w:rsidRPr="00D12816">
        <w:rPr>
          <w:rFonts w:ascii="Times New Roman" w:hAnsi="Times New Roman" w:cs="Times New Roman"/>
          <w:lang w:val="en-IN"/>
        </w:rPr>
        <w:t>Increase / Follow More</w:t>
      </w:r>
    </w:p>
    <w:p w14:paraId="2A9A525B" w14:textId="77777777" w:rsidR="00D12816" w:rsidRPr="00D12816" w:rsidRDefault="00D12816" w:rsidP="00D12816">
      <w:pPr>
        <w:numPr>
          <w:ilvl w:val="0"/>
          <w:numId w:val="51"/>
        </w:numPr>
        <w:spacing w:line="360" w:lineRule="auto"/>
        <w:rPr>
          <w:rFonts w:ascii="Times New Roman" w:hAnsi="Times New Roman" w:cs="Times New Roman"/>
          <w:lang w:val="en-IN"/>
        </w:rPr>
      </w:pPr>
      <w:r w:rsidRPr="00D12816">
        <w:rPr>
          <w:rFonts w:ascii="Times New Roman" w:hAnsi="Times New Roman" w:cs="Times New Roman"/>
          <w:lang w:val="en-IN"/>
        </w:rPr>
        <w:t>Choose millets like jowar or bajra instead of refined foods such as maida.</w:t>
      </w:r>
    </w:p>
    <w:p w14:paraId="7D563A28" w14:textId="77777777" w:rsidR="00D12816" w:rsidRPr="00D12816" w:rsidRDefault="00D12816" w:rsidP="00D12816">
      <w:pPr>
        <w:numPr>
          <w:ilvl w:val="0"/>
          <w:numId w:val="51"/>
        </w:numPr>
        <w:spacing w:line="360" w:lineRule="auto"/>
        <w:rPr>
          <w:rFonts w:ascii="Times New Roman" w:hAnsi="Times New Roman" w:cs="Times New Roman"/>
          <w:lang w:val="en-IN"/>
        </w:rPr>
      </w:pPr>
      <w:r w:rsidRPr="00D12816">
        <w:rPr>
          <w:rFonts w:ascii="Times New Roman" w:hAnsi="Times New Roman" w:cs="Times New Roman"/>
          <w:lang w:val="en-IN"/>
        </w:rPr>
        <w:t>Eat plenty of vegetables and seasonal fruits every day.</w:t>
      </w:r>
    </w:p>
    <w:p w14:paraId="70020D36" w14:textId="77777777" w:rsidR="00D12816" w:rsidRPr="00D12816" w:rsidRDefault="00D12816" w:rsidP="00D12816">
      <w:pPr>
        <w:numPr>
          <w:ilvl w:val="0"/>
          <w:numId w:val="51"/>
        </w:numPr>
        <w:spacing w:line="360" w:lineRule="auto"/>
        <w:rPr>
          <w:rFonts w:ascii="Times New Roman" w:hAnsi="Times New Roman" w:cs="Times New Roman"/>
          <w:lang w:val="en-IN"/>
        </w:rPr>
      </w:pPr>
      <w:r w:rsidRPr="00D12816">
        <w:rPr>
          <w:rFonts w:ascii="Times New Roman" w:hAnsi="Times New Roman" w:cs="Times New Roman"/>
          <w:lang w:val="en-IN"/>
        </w:rPr>
        <w:t>Eat small meals 4–5 times a day instead of very large meals.</w:t>
      </w:r>
    </w:p>
    <w:p w14:paraId="19C1B40D" w14:textId="77777777" w:rsidR="00D12816" w:rsidRPr="00D12816" w:rsidRDefault="00D12816" w:rsidP="00D12816">
      <w:pPr>
        <w:numPr>
          <w:ilvl w:val="0"/>
          <w:numId w:val="51"/>
        </w:numPr>
        <w:spacing w:line="360" w:lineRule="auto"/>
        <w:rPr>
          <w:rFonts w:ascii="Times New Roman" w:hAnsi="Times New Roman" w:cs="Times New Roman"/>
          <w:lang w:val="en-IN"/>
        </w:rPr>
      </w:pPr>
      <w:r w:rsidRPr="00D12816">
        <w:rPr>
          <w:rFonts w:ascii="Times New Roman" w:hAnsi="Times New Roman" w:cs="Times New Roman"/>
          <w:lang w:val="en-IN"/>
        </w:rPr>
        <w:t>Prefer steamed, boiled, or lightly cooked foods.</w:t>
      </w:r>
    </w:p>
    <w:p w14:paraId="37250BB3" w14:textId="77777777" w:rsidR="00D12816" w:rsidRPr="00D12816" w:rsidRDefault="00D12816" w:rsidP="00D12816">
      <w:pPr>
        <w:numPr>
          <w:ilvl w:val="0"/>
          <w:numId w:val="51"/>
        </w:numPr>
        <w:spacing w:line="360" w:lineRule="auto"/>
        <w:rPr>
          <w:rFonts w:ascii="Times New Roman" w:hAnsi="Times New Roman" w:cs="Times New Roman"/>
          <w:lang w:val="en-IN"/>
        </w:rPr>
      </w:pPr>
      <w:r w:rsidRPr="00D12816">
        <w:rPr>
          <w:rFonts w:ascii="Times New Roman" w:hAnsi="Times New Roman" w:cs="Times New Roman"/>
          <w:lang w:val="en-IN"/>
        </w:rPr>
        <w:t>Include fibre-rich foods like beans, lauki, spinach, and other green vegetables to improve digestion.</w:t>
      </w:r>
    </w:p>
    <w:p w14:paraId="233E959D" w14:textId="77777777" w:rsidR="00D12816" w:rsidRPr="00D12816" w:rsidRDefault="00D12816" w:rsidP="00D12816">
      <w:pPr>
        <w:numPr>
          <w:ilvl w:val="0"/>
          <w:numId w:val="51"/>
        </w:numPr>
        <w:spacing w:line="360" w:lineRule="auto"/>
        <w:rPr>
          <w:rFonts w:ascii="Times New Roman" w:hAnsi="Times New Roman" w:cs="Times New Roman"/>
          <w:lang w:val="en-IN"/>
        </w:rPr>
      </w:pPr>
      <w:r w:rsidRPr="00D12816">
        <w:rPr>
          <w:rFonts w:ascii="Times New Roman" w:hAnsi="Times New Roman" w:cs="Times New Roman"/>
          <w:lang w:val="en-IN"/>
        </w:rPr>
        <w:t>Drink plenty of water, and include buttermilk or coconut water to stay hydrated.</w:t>
      </w:r>
    </w:p>
    <w:p w14:paraId="32FE7BBB" w14:textId="77777777" w:rsidR="00D12816" w:rsidRPr="00D12816" w:rsidRDefault="00D12816" w:rsidP="00D12816">
      <w:pPr>
        <w:numPr>
          <w:ilvl w:val="0"/>
          <w:numId w:val="51"/>
        </w:numPr>
        <w:spacing w:line="360" w:lineRule="auto"/>
        <w:rPr>
          <w:rFonts w:ascii="Times New Roman" w:hAnsi="Times New Roman" w:cs="Times New Roman"/>
          <w:lang w:val="en-IN"/>
        </w:rPr>
      </w:pPr>
      <w:r w:rsidRPr="00D12816">
        <w:rPr>
          <w:rFonts w:ascii="Times New Roman" w:hAnsi="Times New Roman" w:cs="Times New Roman"/>
          <w:lang w:val="en-IN"/>
        </w:rPr>
        <w:t>Keep taking your IFA and calcium tablets regularly as advised by your doctor.</w:t>
      </w:r>
    </w:p>
    <w:p w14:paraId="67DD8AA6" w14:textId="77777777" w:rsidR="00D12816" w:rsidRPr="00D12816" w:rsidRDefault="00D12816" w:rsidP="00D12816">
      <w:pPr>
        <w:numPr>
          <w:ilvl w:val="0"/>
          <w:numId w:val="51"/>
        </w:numPr>
        <w:spacing w:line="360" w:lineRule="auto"/>
        <w:rPr>
          <w:rFonts w:ascii="Times New Roman" w:hAnsi="Times New Roman" w:cs="Times New Roman"/>
          <w:lang w:val="en-IN"/>
        </w:rPr>
      </w:pPr>
      <w:r w:rsidRPr="00D12816">
        <w:rPr>
          <w:rFonts w:ascii="Times New Roman" w:hAnsi="Times New Roman" w:cs="Times New Roman"/>
          <w:lang w:val="en-IN"/>
        </w:rPr>
        <w:t>Do walking and light exercise such as pregnancy-safe yoga daily.</w:t>
      </w:r>
    </w:p>
    <w:p w14:paraId="391CFAB7" w14:textId="77777777" w:rsidR="00D12816" w:rsidRPr="00D12816" w:rsidRDefault="00D12816" w:rsidP="00D12816">
      <w:pPr>
        <w:spacing w:line="360" w:lineRule="auto"/>
        <w:rPr>
          <w:rFonts w:ascii="Times New Roman" w:hAnsi="Times New Roman" w:cs="Times New Roman"/>
          <w:lang w:val="en-IN"/>
        </w:rPr>
      </w:pPr>
      <w:r w:rsidRPr="00D12816">
        <w:rPr>
          <w:rFonts w:ascii="Times New Roman" w:hAnsi="Times New Roman" w:cs="Times New Roman"/>
          <w:lang w:val="en-IN"/>
        </w:rPr>
        <w:t>Decrease / Avoid</w:t>
      </w:r>
    </w:p>
    <w:p w14:paraId="27CB145A" w14:textId="77777777" w:rsidR="00D12816" w:rsidRPr="00D12816" w:rsidRDefault="00D12816" w:rsidP="00D12816">
      <w:pPr>
        <w:numPr>
          <w:ilvl w:val="0"/>
          <w:numId w:val="52"/>
        </w:numPr>
        <w:spacing w:line="360" w:lineRule="auto"/>
        <w:rPr>
          <w:rFonts w:ascii="Times New Roman" w:hAnsi="Times New Roman" w:cs="Times New Roman"/>
          <w:lang w:val="en-IN"/>
        </w:rPr>
      </w:pPr>
      <w:r w:rsidRPr="00D12816">
        <w:rPr>
          <w:rFonts w:ascii="Times New Roman" w:hAnsi="Times New Roman" w:cs="Times New Roman"/>
          <w:lang w:val="en-IN"/>
        </w:rPr>
        <w:t>Avoid sweets, bakery items, chocolates, and soft drinks.</w:t>
      </w:r>
    </w:p>
    <w:p w14:paraId="34D87A51" w14:textId="77777777" w:rsidR="00D12816" w:rsidRPr="00D12816" w:rsidRDefault="00D12816" w:rsidP="00D12816">
      <w:pPr>
        <w:numPr>
          <w:ilvl w:val="0"/>
          <w:numId w:val="52"/>
        </w:numPr>
        <w:spacing w:line="360" w:lineRule="auto"/>
        <w:rPr>
          <w:rFonts w:ascii="Times New Roman" w:hAnsi="Times New Roman" w:cs="Times New Roman"/>
          <w:lang w:val="en-IN"/>
        </w:rPr>
      </w:pPr>
      <w:r w:rsidRPr="00D12816">
        <w:rPr>
          <w:rFonts w:ascii="Times New Roman" w:hAnsi="Times New Roman" w:cs="Times New Roman"/>
          <w:lang w:val="en-IN"/>
        </w:rPr>
        <w:t>Reduce fried, oily, and very spicy foods.</w:t>
      </w:r>
    </w:p>
    <w:p w14:paraId="6FD9430D" w14:textId="77777777" w:rsidR="00D12816" w:rsidRPr="00D12816" w:rsidRDefault="00D12816" w:rsidP="00D12816">
      <w:pPr>
        <w:numPr>
          <w:ilvl w:val="0"/>
          <w:numId w:val="52"/>
        </w:numPr>
        <w:spacing w:line="360" w:lineRule="auto"/>
        <w:rPr>
          <w:rFonts w:ascii="Times New Roman" w:hAnsi="Times New Roman" w:cs="Times New Roman"/>
          <w:lang w:val="en-IN"/>
        </w:rPr>
      </w:pPr>
      <w:r w:rsidRPr="00D12816">
        <w:rPr>
          <w:rFonts w:ascii="Times New Roman" w:hAnsi="Times New Roman" w:cs="Times New Roman"/>
          <w:lang w:val="en-IN"/>
        </w:rPr>
        <w:t>Limit tea or coffee to one cup a day only.</w:t>
      </w:r>
    </w:p>
    <w:p w14:paraId="43CB50C8" w14:textId="46432C26" w:rsidR="00A124B8" w:rsidRPr="00276F26" w:rsidRDefault="00A124B8" w:rsidP="00276F26">
      <w:pPr>
        <w:spacing w:line="360" w:lineRule="auto"/>
        <w:rPr>
          <w:rFonts w:ascii="Times New Roman" w:hAnsi="Times New Roman" w:cs="Times New Roman"/>
        </w:rPr>
      </w:pPr>
      <w:r w:rsidRPr="00276F26">
        <w:rPr>
          <w:rFonts w:ascii="Times New Roman" w:hAnsi="Times New Roman" w:cs="Times New Roman"/>
          <w:b/>
          <w:bCs/>
        </w:rPr>
        <w:t xml:space="preserve">1.5 e. Q: </w:t>
      </w:r>
      <w:r w:rsidRPr="00276F26">
        <w:rPr>
          <w:rFonts w:ascii="Times New Roman" w:hAnsi="Times New Roman" w:cs="Times New Roman"/>
        </w:rPr>
        <w:t>What should I eat according to what trimester I’m in</w:t>
      </w:r>
      <w:r w:rsidR="000372E9">
        <w:rPr>
          <w:rFonts w:ascii="Times New Roman" w:hAnsi="Times New Roman" w:cs="Times New Roman"/>
        </w:rPr>
        <w:t xml:space="preserve"> for adequate weight gain</w:t>
      </w:r>
      <w:r w:rsidRPr="00276F26">
        <w:rPr>
          <w:rFonts w:ascii="Times New Roman" w:hAnsi="Times New Roman" w:cs="Times New Roman"/>
        </w:rPr>
        <w:t>? + INFOGRAPHIC</w:t>
      </w:r>
    </w:p>
    <w:p w14:paraId="69E6E15F" w14:textId="279B7F1E" w:rsidR="00A124B8" w:rsidRPr="00276F26" w:rsidRDefault="00A124B8" w:rsidP="00276F26">
      <w:pPr>
        <w:spacing w:line="360" w:lineRule="auto"/>
        <w:rPr>
          <w:rFonts w:ascii="Times New Roman" w:hAnsi="Times New Roman" w:cs="Times New Roman"/>
        </w:rPr>
      </w:pPr>
      <w:r w:rsidRPr="00276F26">
        <w:rPr>
          <w:rFonts w:ascii="Times New Roman" w:hAnsi="Times New Roman" w:cs="Times New Roman"/>
          <w:b/>
          <w:bCs/>
        </w:rPr>
        <w:t xml:space="preserve">Bot: </w:t>
      </w:r>
      <w:r w:rsidRPr="00276F26">
        <w:rPr>
          <w:rFonts w:ascii="Times New Roman" w:hAnsi="Times New Roman" w:cs="Times New Roman"/>
        </w:rPr>
        <w:t>Your baby’s needs change as your pregnancy grows, so your diet should change a little too. To ensure a good, balanced diet in all phases in your pregnancy, you should follow this:</w:t>
      </w:r>
    </w:p>
    <w:p w14:paraId="1D91120C" w14:textId="003ABDC7" w:rsidR="00130C73" w:rsidRDefault="00A124B8" w:rsidP="002F303D">
      <w:pPr>
        <w:pStyle w:val="ListParagraph"/>
        <w:numPr>
          <w:ilvl w:val="0"/>
          <w:numId w:val="23"/>
        </w:numPr>
        <w:spacing w:line="360" w:lineRule="auto"/>
        <w:rPr>
          <w:rFonts w:ascii="Times New Roman" w:hAnsi="Times New Roman" w:cs="Times New Roman"/>
        </w:rPr>
      </w:pPr>
      <w:r w:rsidRPr="00276F26">
        <w:rPr>
          <w:rFonts w:ascii="Times New Roman" w:hAnsi="Times New Roman" w:cs="Times New Roman"/>
        </w:rPr>
        <w:t xml:space="preserve">In the first trimester, </w:t>
      </w:r>
      <w:r w:rsidR="00784397">
        <w:rPr>
          <w:rFonts w:ascii="Times New Roman" w:hAnsi="Times New Roman" w:cs="Times New Roman"/>
        </w:rPr>
        <w:t xml:space="preserve">no need to eat for two – aim for at least 1 kg weight gain. </w:t>
      </w:r>
      <w:r w:rsidRPr="00784397">
        <w:rPr>
          <w:rFonts w:ascii="Times New Roman" w:hAnsi="Times New Roman" w:cs="Times New Roman"/>
        </w:rPr>
        <w:t>have folate rich food such as green leafy vegetables (spinach, moringa), moong and banana. You can eat small, frequent meals to avoid nausea instead of skipping meals.</w:t>
      </w:r>
      <w:r w:rsidR="008D30CB">
        <w:rPr>
          <w:rFonts w:ascii="Times New Roman" w:hAnsi="Times New Roman" w:cs="Times New Roman"/>
        </w:rPr>
        <w:t xml:space="preserve"> </w:t>
      </w:r>
    </w:p>
    <w:p w14:paraId="33A2887C" w14:textId="3E223F96" w:rsidR="00B91FD1" w:rsidRPr="00355E5D" w:rsidRDefault="00355E5D" w:rsidP="00B91FD1">
      <w:pPr>
        <w:spacing w:line="360" w:lineRule="auto"/>
        <w:ind w:left="360"/>
        <w:rPr>
          <w:rFonts w:ascii="Times New Roman" w:hAnsi="Times New Roman" w:cs="Times New Roman"/>
          <w:b/>
          <w:bCs/>
        </w:rPr>
      </w:pPr>
      <w:r w:rsidRPr="00355E5D">
        <w:rPr>
          <w:rFonts w:ascii="Times New Roman" w:hAnsi="Times New Roman" w:cs="Times New Roman"/>
          <w:b/>
          <w:bCs/>
        </w:rPr>
        <w:lastRenderedPageBreak/>
        <w:t>D</w:t>
      </w:r>
      <w:r w:rsidR="00B91FD1" w:rsidRPr="00355E5D">
        <w:rPr>
          <w:rFonts w:ascii="Times New Roman" w:hAnsi="Times New Roman" w:cs="Times New Roman"/>
          <w:b/>
          <w:bCs/>
        </w:rPr>
        <w:t>aily diet plan for 1</w:t>
      </w:r>
      <w:r w:rsidR="00B91FD1" w:rsidRPr="00355E5D">
        <w:rPr>
          <w:rFonts w:ascii="Times New Roman" w:hAnsi="Times New Roman" w:cs="Times New Roman"/>
          <w:b/>
          <w:bCs/>
          <w:vertAlign w:val="superscript"/>
        </w:rPr>
        <w:t>st</w:t>
      </w:r>
      <w:r w:rsidR="00B91FD1" w:rsidRPr="00355E5D">
        <w:rPr>
          <w:rFonts w:ascii="Times New Roman" w:hAnsi="Times New Roman" w:cs="Times New Roman"/>
          <w:b/>
          <w:bCs/>
        </w:rPr>
        <w:t xml:space="preserve"> trimester</w:t>
      </w:r>
      <w:r w:rsidRPr="00355E5D">
        <w:rPr>
          <w:rFonts w:ascii="Times New Roman" w:hAnsi="Times New Roman" w:cs="Times New Roman"/>
          <w:b/>
          <w:bCs/>
        </w:rPr>
        <w:t>:</w:t>
      </w:r>
    </w:p>
    <w:p w14:paraId="7A3EC8DA" w14:textId="1E7FF068" w:rsidR="00B91FD1" w:rsidRPr="00B91FD1" w:rsidRDefault="00B91FD1" w:rsidP="00B91FD1">
      <w:pPr>
        <w:spacing w:line="360" w:lineRule="auto"/>
        <w:ind w:left="360"/>
        <w:rPr>
          <w:rFonts w:ascii="Times New Roman" w:hAnsi="Times New Roman" w:cs="Times New Roman"/>
        </w:rPr>
      </w:pPr>
      <w:r>
        <w:rPr>
          <w:rFonts w:ascii="Times New Roman" w:hAnsi="Times New Roman" w:cs="Times New Roman"/>
        </w:rPr>
        <w:t>-2-3 rotis or 1 katori rice, 1 katori cooked dal or rajma/channa, 1 katori cooked sabzi, 1 medium fuit, 1 glass milk or 1 katori curd, and one small handful</w:t>
      </w:r>
      <w:r w:rsidR="009C6C13">
        <w:rPr>
          <w:rFonts w:ascii="Times New Roman" w:hAnsi="Times New Roman" w:cs="Times New Roman"/>
        </w:rPr>
        <w:t xml:space="preserve"> nuts and seeds (almond, aliv).</w:t>
      </w:r>
    </w:p>
    <w:p w14:paraId="74ACBD70" w14:textId="23C9698A" w:rsidR="00A124B8" w:rsidRDefault="00A124B8" w:rsidP="002F303D">
      <w:pPr>
        <w:pStyle w:val="ListParagraph"/>
        <w:numPr>
          <w:ilvl w:val="0"/>
          <w:numId w:val="23"/>
        </w:numPr>
        <w:spacing w:line="360" w:lineRule="auto"/>
        <w:rPr>
          <w:rFonts w:ascii="Times New Roman" w:hAnsi="Times New Roman" w:cs="Times New Roman"/>
        </w:rPr>
      </w:pPr>
      <w:r w:rsidRPr="00276F26">
        <w:rPr>
          <w:rFonts w:ascii="Times New Roman" w:hAnsi="Times New Roman" w:cs="Times New Roman"/>
        </w:rPr>
        <w:t>In the second trimester, eat protein rich foods like eggs, fish (rohu, nethili), and sambhar. During this period, you should increase your food intake by 350 calories.</w:t>
      </w:r>
      <w:r w:rsidR="00E13AB0">
        <w:rPr>
          <w:rFonts w:ascii="Times New Roman" w:hAnsi="Times New Roman" w:cs="Times New Roman"/>
        </w:rPr>
        <w:t xml:space="preserve"> </w:t>
      </w:r>
      <w:r w:rsidR="007D4F3F">
        <w:rPr>
          <w:rFonts w:ascii="Times New Roman" w:hAnsi="Times New Roman" w:cs="Times New Roman"/>
        </w:rPr>
        <w:t>Aim to increase 1.5-2 kilos</w:t>
      </w:r>
      <w:r w:rsidR="006F76ED">
        <w:rPr>
          <w:rFonts w:ascii="Times New Roman" w:hAnsi="Times New Roman" w:cs="Times New Roman"/>
        </w:rPr>
        <w:t xml:space="preserve"> per month.</w:t>
      </w:r>
    </w:p>
    <w:p w14:paraId="467FD467" w14:textId="2EBB7FF7" w:rsidR="00C43A5D" w:rsidRPr="00355E5D" w:rsidRDefault="00355E5D" w:rsidP="00E13AB0">
      <w:pPr>
        <w:spacing w:line="360" w:lineRule="auto"/>
        <w:ind w:left="360"/>
        <w:rPr>
          <w:rFonts w:ascii="Times New Roman" w:hAnsi="Times New Roman" w:cs="Times New Roman"/>
          <w:b/>
          <w:bCs/>
        </w:rPr>
      </w:pPr>
      <w:r w:rsidRPr="00355E5D">
        <w:rPr>
          <w:rFonts w:ascii="Times New Roman" w:hAnsi="Times New Roman" w:cs="Times New Roman"/>
          <w:b/>
          <w:bCs/>
        </w:rPr>
        <w:t>Daily diet plan for 2</w:t>
      </w:r>
      <w:r w:rsidRPr="00355E5D">
        <w:rPr>
          <w:rFonts w:ascii="Times New Roman" w:hAnsi="Times New Roman" w:cs="Times New Roman"/>
          <w:b/>
          <w:bCs/>
          <w:vertAlign w:val="superscript"/>
        </w:rPr>
        <w:t>nd</w:t>
      </w:r>
      <w:r w:rsidRPr="00355E5D">
        <w:rPr>
          <w:rFonts w:ascii="Times New Roman" w:hAnsi="Times New Roman" w:cs="Times New Roman"/>
          <w:b/>
          <w:bCs/>
        </w:rPr>
        <w:t xml:space="preserve"> trimester:</w:t>
      </w:r>
    </w:p>
    <w:p w14:paraId="620A7DAB" w14:textId="64FED6E2" w:rsidR="00E13AB0" w:rsidRPr="00E13AB0" w:rsidRDefault="00C43A5D" w:rsidP="00E13AB0">
      <w:pPr>
        <w:spacing w:line="360" w:lineRule="auto"/>
        <w:ind w:left="360"/>
        <w:rPr>
          <w:rFonts w:ascii="Times New Roman" w:hAnsi="Times New Roman" w:cs="Times New Roman"/>
        </w:rPr>
      </w:pPr>
      <w:r>
        <w:rPr>
          <w:rFonts w:ascii="Times New Roman" w:hAnsi="Times New Roman" w:cs="Times New Roman"/>
        </w:rPr>
        <w:t>3</w:t>
      </w:r>
      <w:r w:rsidR="00E13AB0">
        <w:rPr>
          <w:rFonts w:ascii="Times New Roman" w:hAnsi="Times New Roman" w:cs="Times New Roman"/>
        </w:rPr>
        <w:t>-4 rotis + 1 katori rice</w:t>
      </w:r>
      <w:r w:rsidR="00BF2683">
        <w:rPr>
          <w:rFonts w:ascii="Times New Roman" w:hAnsi="Times New Roman" w:cs="Times New Roman"/>
        </w:rPr>
        <w:t xml:space="preserve">, 1.5 katori cooked dal or pulses, 1 katori cooked green leafy vegetables, 1 katori cooked any other vegetable, 2 glasses </w:t>
      </w:r>
      <w:r w:rsidR="0046478C">
        <w:rPr>
          <w:rFonts w:ascii="Times New Roman" w:hAnsi="Times New Roman" w:cs="Times New Roman"/>
        </w:rPr>
        <w:t>milk or 1 glass of milk + 1 katori curd, 1 medium fuit, 1 handful nuts and seeds</w:t>
      </w:r>
      <w:r>
        <w:rPr>
          <w:rFonts w:ascii="Times New Roman" w:hAnsi="Times New Roman" w:cs="Times New Roman"/>
        </w:rPr>
        <w:t xml:space="preserve">, and 3-4 teaspoons of ghee/day. You can also add 1 egg or 1 ragi roti or 1 small piece of jaggery. </w:t>
      </w:r>
    </w:p>
    <w:p w14:paraId="21EC7650" w14:textId="77777777" w:rsidR="00A124B8" w:rsidRPr="00276F26" w:rsidRDefault="00A124B8" w:rsidP="002F303D">
      <w:pPr>
        <w:pStyle w:val="ListParagraph"/>
        <w:numPr>
          <w:ilvl w:val="0"/>
          <w:numId w:val="23"/>
        </w:numPr>
        <w:spacing w:line="360" w:lineRule="auto"/>
        <w:rPr>
          <w:rFonts w:ascii="Times New Roman" w:hAnsi="Times New Roman" w:cs="Times New Roman"/>
        </w:rPr>
      </w:pPr>
      <w:r w:rsidRPr="00276F26">
        <w:rPr>
          <w:rFonts w:ascii="Times New Roman" w:hAnsi="Times New Roman" w:cs="Times New Roman"/>
        </w:rPr>
        <w:t>In the third trimester, you should increase your protein intake and calcium intake by eating foods like milk, urad dal, curd, and sesame seeds. You should also increase your fluid intake at this time by around 2litres/day and have light meals to avoid acidity.</w:t>
      </w:r>
    </w:p>
    <w:p w14:paraId="0783A206" w14:textId="29969C63" w:rsidR="00A124B8" w:rsidRDefault="00A124B8" w:rsidP="002F303D">
      <w:pPr>
        <w:pStyle w:val="ListParagraph"/>
        <w:numPr>
          <w:ilvl w:val="0"/>
          <w:numId w:val="23"/>
        </w:numPr>
        <w:spacing w:line="360" w:lineRule="auto"/>
        <w:rPr>
          <w:rFonts w:ascii="Times New Roman" w:hAnsi="Times New Roman" w:cs="Times New Roman"/>
        </w:rPr>
      </w:pPr>
      <w:r w:rsidRPr="00276F26">
        <w:rPr>
          <w:rFonts w:ascii="Times New Roman" w:hAnsi="Times New Roman" w:cs="Times New Roman"/>
        </w:rPr>
        <w:t>You should avoid junk food and avoid raw/undercooked meat, raw milk, unpasteurized food, and reduce very spicy/very oily foods that worsen heartburn.</w:t>
      </w:r>
    </w:p>
    <w:p w14:paraId="342D5B39" w14:textId="19EA4507" w:rsidR="007A52CB" w:rsidRDefault="007A52CB" w:rsidP="002F303D">
      <w:pPr>
        <w:pStyle w:val="ListParagraph"/>
        <w:numPr>
          <w:ilvl w:val="0"/>
          <w:numId w:val="23"/>
        </w:numPr>
        <w:spacing w:line="360" w:lineRule="auto"/>
        <w:rPr>
          <w:rFonts w:ascii="Times New Roman" w:hAnsi="Times New Roman" w:cs="Times New Roman"/>
        </w:rPr>
      </w:pPr>
      <w:r>
        <w:rPr>
          <w:rFonts w:ascii="Times New Roman" w:hAnsi="Times New Roman" w:cs="Times New Roman"/>
        </w:rPr>
        <w:t xml:space="preserve">Walk for 20-30 minutes </w:t>
      </w:r>
      <w:r w:rsidR="00641CC1">
        <w:rPr>
          <w:rFonts w:ascii="Times New Roman" w:hAnsi="Times New Roman" w:cs="Times New Roman"/>
        </w:rPr>
        <w:t xml:space="preserve">everyday. </w:t>
      </w:r>
    </w:p>
    <w:p w14:paraId="471948B0" w14:textId="41A88809" w:rsidR="00641CC1" w:rsidRPr="00355E5D" w:rsidRDefault="00355E5D" w:rsidP="00355E5D">
      <w:pPr>
        <w:spacing w:line="360" w:lineRule="auto"/>
        <w:ind w:left="360"/>
        <w:rPr>
          <w:rFonts w:ascii="Times New Roman" w:hAnsi="Times New Roman" w:cs="Times New Roman"/>
          <w:b/>
          <w:bCs/>
        </w:rPr>
      </w:pPr>
      <w:r w:rsidRPr="00355E5D">
        <w:rPr>
          <w:rFonts w:ascii="Times New Roman" w:hAnsi="Times New Roman" w:cs="Times New Roman"/>
          <w:b/>
          <w:bCs/>
        </w:rPr>
        <w:t>Daily diet plan for 3</w:t>
      </w:r>
      <w:r w:rsidRPr="00355E5D">
        <w:rPr>
          <w:rFonts w:ascii="Times New Roman" w:hAnsi="Times New Roman" w:cs="Times New Roman"/>
          <w:b/>
          <w:bCs/>
          <w:vertAlign w:val="superscript"/>
        </w:rPr>
        <w:t>rd</w:t>
      </w:r>
      <w:r w:rsidRPr="00355E5D">
        <w:rPr>
          <w:rFonts w:ascii="Times New Roman" w:hAnsi="Times New Roman" w:cs="Times New Roman"/>
          <w:b/>
          <w:bCs/>
        </w:rPr>
        <w:t xml:space="preserve"> trimester:</w:t>
      </w:r>
    </w:p>
    <w:p w14:paraId="53616FA4" w14:textId="0E07B2AC" w:rsidR="00641CC1" w:rsidRPr="00E13AB0" w:rsidRDefault="00641CC1" w:rsidP="00641CC1">
      <w:pPr>
        <w:spacing w:line="360" w:lineRule="auto"/>
        <w:ind w:left="360"/>
        <w:rPr>
          <w:rFonts w:ascii="Times New Roman" w:hAnsi="Times New Roman" w:cs="Times New Roman"/>
        </w:rPr>
      </w:pPr>
      <w:r>
        <w:rPr>
          <w:rFonts w:ascii="Times New Roman" w:hAnsi="Times New Roman" w:cs="Times New Roman"/>
        </w:rPr>
        <w:t xml:space="preserve">3-4 rotis + 1 katori rice, 1.5 katori cooked dal or pulses, 1 katori cooked green leafy vegetables, 1-2 katori cooked any other vegetable, 2-3 glasses milk/curd/buttermilk, 1-2 medium fuit, 1 handful nuts and seeds, and 3 teaspoons of ghee/day. You can also add 1 egg or 1 ragi roti or 1 small piece of jaggery. </w:t>
      </w:r>
    </w:p>
    <w:p w14:paraId="66D4E4CC" w14:textId="11FA48ED" w:rsidR="00A124B8" w:rsidRPr="00276F26" w:rsidRDefault="00A124B8" w:rsidP="00572BAB">
      <w:pPr>
        <w:spacing w:line="360" w:lineRule="auto"/>
        <w:rPr>
          <w:rFonts w:ascii="Times New Roman" w:hAnsi="Times New Roman" w:cs="Times New Roman"/>
        </w:rPr>
      </w:pPr>
      <w:r w:rsidRPr="00276F26">
        <w:rPr>
          <w:rFonts w:ascii="Times New Roman" w:hAnsi="Times New Roman" w:cs="Times New Roman"/>
        </w:rPr>
        <w:t>Along with this, you should also take an IFA tablet once a day with a meal and take supplements for calcium twice a day starting from the second trimester (week 13).</w:t>
      </w:r>
    </w:p>
    <w:p w14:paraId="105A4905" w14:textId="49CC6019" w:rsidR="00A124B8" w:rsidRPr="00276F26" w:rsidRDefault="00A124B8" w:rsidP="00276F26">
      <w:pPr>
        <w:spacing w:line="360" w:lineRule="auto"/>
        <w:ind w:left="360"/>
        <w:rPr>
          <w:rFonts w:ascii="Times New Roman" w:hAnsi="Times New Roman" w:cs="Times New Roman"/>
        </w:rPr>
      </w:pPr>
      <w:r w:rsidRPr="00276F26">
        <w:rPr>
          <w:rFonts w:ascii="Times New Roman" w:hAnsi="Times New Roman" w:cs="Times New Roman"/>
        </w:rPr>
        <w:t xml:space="preserve">Source: </w:t>
      </w:r>
      <w:r w:rsidRPr="00276F26">
        <w:rPr>
          <w:rFonts w:ascii="Times New Roman" w:hAnsi="Times New Roman" w:cs="Times New Roman"/>
          <w:i/>
          <w:iCs/>
        </w:rPr>
        <w:t>FOGSI – ICOG, section 4.3</w:t>
      </w:r>
      <w:r w:rsidRPr="00276F26">
        <w:rPr>
          <w:rFonts w:ascii="Times New Roman" w:hAnsi="Times New Roman" w:cs="Times New Roman"/>
        </w:rPr>
        <w:t xml:space="preserve"> - “Counsel pregnant women on balanced diet and additional food intake during 2nd and 3rd trimesters.”; </w:t>
      </w:r>
      <w:r w:rsidRPr="00276F26">
        <w:rPr>
          <w:rFonts w:ascii="Times New Roman" w:hAnsi="Times New Roman" w:cs="Times New Roman"/>
          <w:i/>
          <w:iCs/>
        </w:rPr>
        <w:t>ICMR Ch. 2, p. 18</w:t>
      </w:r>
    </w:p>
    <w:p w14:paraId="72AFEF4C" w14:textId="31F171EE"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b/>
          <w:bCs/>
          <w:color w:val="000000"/>
          <w:kern w:val="0"/>
          <w14:ligatures w14:val="none"/>
        </w:rPr>
        <w:lastRenderedPageBreak/>
        <w:t>1.5 f. Q</w:t>
      </w:r>
      <w:r w:rsidRPr="00276F26">
        <w:rPr>
          <w:rFonts w:eastAsia="Times New Roman"/>
          <w:color w:val="000000"/>
          <w:kern w:val="0"/>
          <w14:ligatures w14:val="none"/>
        </w:rPr>
        <w:t>: How much water or fluids should I drink every day?</w:t>
      </w:r>
      <w:r w:rsidRPr="00276F26">
        <w:rPr>
          <w:rFonts w:eastAsia="Times New Roman"/>
          <w:color w:val="000000"/>
          <w:kern w:val="0"/>
          <w14:ligatures w14:val="none"/>
        </w:rPr>
        <w:br/>
      </w:r>
      <w:r w:rsidRPr="00276F26">
        <w:rPr>
          <w:rFonts w:eastAsia="Times New Roman"/>
          <w:b/>
          <w:bCs/>
          <w:color w:val="000000"/>
          <w:kern w:val="0"/>
          <w14:ligatures w14:val="none"/>
        </w:rPr>
        <w:t>Bot:</w:t>
      </w:r>
      <w:r w:rsidRPr="00276F26">
        <w:t xml:space="preserve"> </w:t>
      </w:r>
      <w:r w:rsidRPr="00276F26">
        <w:rPr>
          <w:rFonts w:eastAsia="Times New Roman"/>
          <w:color w:val="000000"/>
          <w:kern w:val="0"/>
          <w14:ligatures w14:val="none"/>
        </w:rPr>
        <w:t>Staying hydrated keeps your body cool, supports digestion, and helps your baby develop well. Try to drink 8-10 glasses (about 2 liters) of clean water daily. You can also sip on buttermilk, soups, coconut water, or lemon water throughout the day. Avoid sugary or fizzy drinks, your body will thank you for it!</w:t>
      </w:r>
    </w:p>
    <w:p w14:paraId="627C366F" w14:textId="77777777" w:rsidR="00A124B8" w:rsidRPr="00276F26" w:rsidRDefault="00A124B8" w:rsidP="00276F26">
      <w:pPr>
        <w:pStyle w:val="NormalWeb"/>
        <w:spacing w:before="240" w:after="240" w:line="360" w:lineRule="auto"/>
      </w:pPr>
      <w:r w:rsidRPr="00276F26">
        <w:t xml:space="preserve">Source: </w:t>
      </w:r>
      <w:r w:rsidRPr="00276F26">
        <w:rPr>
          <w:i/>
          <w:iCs/>
        </w:rPr>
        <w:t>ICMR - “Dietary care”</w:t>
      </w:r>
      <w:r w:rsidRPr="00276F26">
        <w:t xml:space="preserve"> p.34</w:t>
      </w:r>
    </w:p>
    <w:p w14:paraId="52413C08" w14:textId="77777777" w:rsidR="00A124B8" w:rsidRPr="00276F26" w:rsidRDefault="00A124B8" w:rsidP="00276F26">
      <w:pPr>
        <w:pStyle w:val="NormalWeb"/>
        <w:spacing w:before="240" w:after="240" w:line="360" w:lineRule="auto"/>
        <w:rPr>
          <w:b/>
          <w:bCs/>
        </w:rPr>
      </w:pPr>
      <w:r w:rsidRPr="00276F26">
        <w:rPr>
          <w:b/>
          <w:bCs/>
        </w:rPr>
        <w:t>1 f. Trimester-wise information</w:t>
      </w:r>
    </w:p>
    <w:p w14:paraId="2BA8D47A" w14:textId="77777777" w:rsidR="00A124B8" w:rsidRPr="00276F26" w:rsidRDefault="00A124B8" w:rsidP="00276F26">
      <w:pPr>
        <w:pStyle w:val="NormalWeb"/>
        <w:spacing w:before="240" w:after="240" w:line="360" w:lineRule="auto"/>
      </w:pPr>
      <w:r w:rsidRPr="00276F26">
        <w:t>Add flow for trimester-wise information, written below (section 8)</w:t>
      </w:r>
    </w:p>
    <w:p w14:paraId="06EC106F" w14:textId="0E9D6B87" w:rsidR="00A124B8" w:rsidRPr="00276F26" w:rsidRDefault="00A124B8" w:rsidP="00276F26">
      <w:pPr>
        <w:pStyle w:val="NormalWeb"/>
        <w:spacing w:before="240" w:after="240" w:line="360" w:lineRule="auto"/>
        <w:rPr>
          <w:rFonts w:eastAsia="Times New Roman"/>
          <w:b/>
          <w:bCs/>
          <w:color w:val="000000"/>
          <w:kern w:val="0"/>
          <w14:ligatures w14:val="none"/>
        </w:rPr>
      </w:pPr>
      <w:r w:rsidRPr="00276F26">
        <w:rPr>
          <w:rFonts w:eastAsia="Times New Roman"/>
          <w:b/>
          <w:bCs/>
          <w:color w:val="000000"/>
          <w:kern w:val="0"/>
          <w14:ligatures w14:val="none"/>
        </w:rPr>
        <w:t>1.6. Important Nutrients</w:t>
      </w:r>
    </w:p>
    <w:p w14:paraId="293F2A13" w14:textId="558B409E" w:rsidR="00A124B8" w:rsidRPr="00276F26" w:rsidRDefault="00A124B8" w:rsidP="00276F26">
      <w:pPr>
        <w:spacing w:line="360" w:lineRule="auto"/>
        <w:ind w:left="360"/>
        <w:rPr>
          <w:rFonts w:ascii="Times New Roman" w:hAnsi="Times New Roman" w:cs="Times New Roman"/>
        </w:rPr>
      </w:pPr>
      <w:r w:rsidRPr="00276F26">
        <w:rPr>
          <w:rFonts w:ascii="Times New Roman" w:hAnsi="Times New Roman" w:cs="Times New Roman"/>
          <w:b/>
          <w:bCs/>
        </w:rPr>
        <w:t>1.6 a. Bot</w:t>
      </w:r>
      <w:r w:rsidRPr="00276F26">
        <w:rPr>
          <w:rFonts w:ascii="Times New Roman" w:hAnsi="Times New Roman" w:cs="Times New Roman"/>
        </w:rPr>
        <w:t>: For a healthy pregnancy, your body needs these nutrients the most:</w:t>
      </w:r>
    </w:p>
    <w:p w14:paraId="773DD3C5" w14:textId="77777777" w:rsidR="00A124B8" w:rsidRPr="00276F26" w:rsidRDefault="00A124B8" w:rsidP="00B95EB7">
      <w:pPr>
        <w:numPr>
          <w:ilvl w:val="0"/>
          <w:numId w:val="4"/>
        </w:numPr>
        <w:spacing w:line="360" w:lineRule="auto"/>
        <w:rPr>
          <w:rFonts w:ascii="Times New Roman" w:hAnsi="Times New Roman" w:cs="Times New Roman"/>
        </w:rPr>
      </w:pPr>
      <w:r w:rsidRPr="00276F26">
        <w:rPr>
          <w:rFonts w:ascii="Times New Roman" w:hAnsi="Times New Roman" w:cs="Times New Roman"/>
        </w:rPr>
        <w:t>Protein: Your body needs +20 g/day extra. For this, add dal, milk, curd, nuts, and eggs in your diet. It is important for amniotic fluid health and overall health of the body and baby</w:t>
      </w:r>
    </w:p>
    <w:p w14:paraId="19F2279A" w14:textId="77777777" w:rsidR="00A124B8" w:rsidRPr="00276F26" w:rsidRDefault="00A124B8" w:rsidP="00B95EB7">
      <w:pPr>
        <w:numPr>
          <w:ilvl w:val="0"/>
          <w:numId w:val="4"/>
        </w:numPr>
        <w:spacing w:line="360" w:lineRule="auto"/>
        <w:rPr>
          <w:rFonts w:ascii="Times New Roman" w:hAnsi="Times New Roman" w:cs="Times New Roman"/>
        </w:rPr>
      </w:pPr>
      <w:r w:rsidRPr="00276F26">
        <w:rPr>
          <w:rFonts w:ascii="Times New Roman" w:hAnsi="Times New Roman" w:cs="Times New Roman"/>
        </w:rPr>
        <w:t>Iron &amp; Folic Acid: you need compulsory IFA tablets from 2nd trimester (4</w:t>
      </w:r>
      <w:r w:rsidRPr="00276F26">
        <w:rPr>
          <w:rFonts w:ascii="Times New Roman" w:hAnsi="Times New Roman" w:cs="Times New Roman"/>
          <w:vertAlign w:val="superscript"/>
        </w:rPr>
        <w:t>th</w:t>
      </w:r>
      <w:r w:rsidRPr="00276F26">
        <w:rPr>
          <w:rFonts w:ascii="Times New Roman" w:hAnsi="Times New Roman" w:cs="Times New Roman"/>
        </w:rPr>
        <w:t xml:space="preserve"> month) and folic acid from the start. Along with this, eat leafy greens + vitamin C foods for absorption.</w:t>
      </w:r>
    </w:p>
    <w:p w14:paraId="79E5FC4F" w14:textId="17D2577A" w:rsidR="00A124B8" w:rsidRPr="00276F26" w:rsidRDefault="00A124B8" w:rsidP="00B95EB7">
      <w:pPr>
        <w:numPr>
          <w:ilvl w:val="0"/>
          <w:numId w:val="4"/>
        </w:numPr>
        <w:spacing w:line="360" w:lineRule="auto"/>
        <w:rPr>
          <w:rFonts w:ascii="Times New Roman" w:hAnsi="Times New Roman" w:cs="Times New Roman"/>
        </w:rPr>
      </w:pPr>
      <w:r w:rsidRPr="00276F26">
        <w:rPr>
          <w:rFonts w:ascii="Times New Roman" w:hAnsi="Times New Roman" w:cs="Times New Roman"/>
        </w:rPr>
        <w:t xml:space="preserve">Calcium: you </w:t>
      </w:r>
      <w:r w:rsidRPr="00355E5D">
        <w:rPr>
          <w:rFonts w:ascii="Times New Roman" w:hAnsi="Times New Roman" w:cs="Times New Roman"/>
        </w:rPr>
        <w:t>need 2 doses/day calcium tablets (</w:t>
      </w:r>
      <w:r w:rsidR="00B30D6B" w:rsidRPr="00355E5D">
        <w:rPr>
          <w:rFonts w:ascii="Times New Roman" w:hAnsi="Times New Roman" w:cs="Times New Roman"/>
        </w:rPr>
        <w:t>500 mg twice</w:t>
      </w:r>
      <w:r w:rsidR="00D831B9" w:rsidRPr="00355E5D">
        <w:rPr>
          <w:rFonts w:ascii="Times New Roman" w:hAnsi="Times New Roman" w:cs="Times New Roman"/>
        </w:rPr>
        <w:t xml:space="preserve"> </w:t>
      </w:r>
      <w:r w:rsidRPr="00355E5D">
        <w:rPr>
          <w:rFonts w:ascii="Times New Roman" w:hAnsi="Times New Roman" w:cs="Times New Roman"/>
        </w:rPr>
        <w:t>daily</w:t>
      </w:r>
      <w:commentRangeStart w:id="27"/>
      <w:r w:rsidRPr="00355E5D">
        <w:rPr>
          <w:rFonts w:ascii="Times New Roman" w:hAnsi="Times New Roman" w:cs="Times New Roman"/>
        </w:rPr>
        <w:t>)</w:t>
      </w:r>
      <w:commentRangeEnd w:id="27"/>
      <w:r w:rsidRPr="00276F26">
        <w:rPr>
          <w:rStyle w:val="CommentReference"/>
          <w:rFonts w:ascii="Times New Roman" w:hAnsi="Times New Roman" w:cs="Times New Roman"/>
          <w:sz w:val="24"/>
          <w:szCs w:val="24"/>
        </w:rPr>
        <w:commentReference w:id="27"/>
      </w:r>
      <w:r w:rsidRPr="00276F26">
        <w:rPr>
          <w:rFonts w:ascii="Times New Roman" w:hAnsi="Times New Roman" w:cs="Times New Roman"/>
        </w:rPr>
        <w:t xml:space="preserve"> from 2nd trimester. Along with this, have milk, curd and ragi atta for more calcium. Calcium is important for baby’s bone development and prevents pre-eclapmsia</w:t>
      </w:r>
    </w:p>
    <w:p w14:paraId="070D59D7" w14:textId="77777777" w:rsidR="00A124B8" w:rsidRPr="00276F26" w:rsidRDefault="00A124B8" w:rsidP="00B95EB7">
      <w:pPr>
        <w:numPr>
          <w:ilvl w:val="0"/>
          <w:numId w:val="4"/>
        </w:numPr>
        <w:spacing w:line="360" w:lineRule="auto"/>
        <w:rPr>
          <w:rFonts w:ascii="Times New Roman" w:hAnsi="Times New Roman" w:cs="Times New Roman"/>
        </w:rPr>
      </w:pPr>
      <w:r w:rsidRPr="00276F26">
        <w:rPr>
          <w:rFonts w:ascii="Times New Roman" w:hAnsi="Times New Roman" w:cs="Times New Roman"/>
        </w:rPr>
        <w:t>Iodine: only use iodized salt for improved nutrition.</w:t>
      </w:r>
    </w:p>
    <w:p w14:paraId="263C3964" w14:textId="5B750386" w:rsidR="00A124B8" w:rsidRDefault="00A124B8" w:rsidP="00B95EB7">
      <w:pPr>
        <w:numPr>
          <w:ilvl w:val="0"/>
          <w:numId w:val="4"/>
        </w:numPr>
        <w:spacing w:line="360" w:lineRule="auto"/>
        <w:rPr>
          <w:rFonts w:ascii="Times New Roman" w:hAnsi="Times New Roman" w:cs="Times New Roman"/>
        </w:rPr>
      </w:pPr>
      <w:r w:rsidRPr="00276F26">
        <w:rPr>
          <w:rFonts w:ascii="Times New Roman" w:hAnsi="Times New Roman" w:cs="Times New Roman"/>
        </w:rPr>
        <w:t>Vitamin A: eat orange and yellow vegetables &amp; fruits, but don’t take any high-dose supplements unless prescribed by your doctor.</w:t>
      </w:r>
    </w:p>
    <w:p w14:paraId="59F774AE" w14:textId="50002BF8" w:rsidR="001F1F80" w:rsidRPr="00276F26" w:rsidRDefault="001F1F80" w:rsidP="00B95EB7">
      <w:pPr>
        <w:numPr>
          <w:ilvl w:val="0"/>
          <w:numId w:val="4"/>
        </w:numPr>
        <w:spacing w:line="360" w:lineRule="auto"/>
        <w:rPr>
          <w:rFonts w:ascii="Times New Roman" w:hAnsi="Times New Roman" w:cs="Times New Roman"/>
        </w:rPr>
      </w:pPr>
      <w:r>
        <w:rPr>
          <w:rFonts w:ascii="Times New Roman" w:hAnsi="Times New Roman" w:cs="Times New Roman"/>
        </w:rPr>
        <w:t>Vitamin C for better iron absorption</w:t>
      </w:r>
    </w:p>
    <w:p w14:paraId="6F727237" w14:textId="77777777" w:rsidR="00A124B8" w:rsidRPr="00276F26" w:rsidRDefault="00A124B8" w:rsidP="00276F26">
      <w:pPr>
        <w:spacing w:line="360" w:lineRule="auto"/>
        <w:rPr>
          <w:rFonts w:ascii="Times New Roman" w:hAnsi="Times New Roman" w:cs="Times New Roman"/>
        </w:rPr>
      </w:pPr>
      <w:r w:rsidRPr="00276F26">
        <w:rPr>
          <w:rFonts w:ascii="Times New Roman" w:hAnsi="Times New Roman" w:cs="Times New Roman"/>
        </w:rPr>
        <w:t>It is important to have a healthy and balanced diet filled with these nutrients and supplements for the health of both you and your baby!</w:t>
      </w:r>
    </w:p>
    <w:p w14:paraId="14948D5D" w14:textId="77777777" w:rsidR="00A124B8" w:rsidRPr="00276F26" w:rsidRDefault="00A124B8" w:rsidP="00276F26">
      <w:pPr>
        <w:spacing w:line="360" w:lineRule="auto"/>
        <w:rPr>
          <w:rFonts w:ascii="Times New Roman" w:hAnsi="Times New Roman" w:cs="Times New Roman"/>
        </w:rPr>
      </w:pPr>
      <w:r w:rsidRPr="00276F26">
        <w:rPr>
          <w:rFonts w:ascii="Times New Roman" w:hAnsi="Times New Roman" w:cs="Times New Roman"/>
          <w:b/>
          <w:bCs/>
        </w:rPr>
        <w:lastRenderedPageBreak/>
        <w:t>Source:</w:t>
      </w:r>
      <w:r w:rsidRPr="00276F26">
        <w:rPr>
          <w:rFonts w:ascii="Times New Roman" w:hAnsi="Times New Roman" w:cs="Times New Roman"/>
        </w:rPr>
        <w:br/>
      </w:r>
      <w:r w:rsidRPr="00276F26">
        <w:rPr>
          <w:rFonts w:ascii="Times New Roman" w:hAnsi="Times New Roman" w:cs="Times New Roman"/>
          <w:i/>
          <w:iCs/>
        </w:rPr>
        <w:t xml:space="preserve">ICMR Nutrient Requirements 2020 + Anemia Mukt Bharat </w:t>
      </w:r>
      <w:commentRangeStart w:id="28"/>
      <w:r w:rsidRPr="00276F26">
        <w:rPr>
          <w:rFonts w:ascii="Times New Roman" w:hAnsi="Times New Roman" w:cs="Times New Roman"/>
          <w:i/>
          <w:iCs/>
        </w:rPr>
        <w:t>Guidelines</w:t>
      </w:r>
      <w:commentRangeEnd w:id="28"/>
      <w:r w:rsidR="00C92246" w:rsidRPr="00276F26">
        <w:rPr>
          <w:rStyle w:val="CommentReference"/>
          <w:rFonts w:ascii="Times New Roman" w:hAnsi="Times New Roman" w:cs="Times New Roman"/>
          <w:sz w:val="24"/>
          <w:szCs w:val="24"/>
        </w:rPr>
        <w:commentReference w:id="28"/>
      </w:r>
    </w:p>
    <w:p w14:paraId="21FFD31F" w14:textId="77777777" w:rsidR="00A124B8" w:rsidRPr="00276F26" w:rsidRDefault="00A124B8" w:rsidP="00276F26">
      <w:pPr>
        <w:pStyle w:val="NormalWeb"/>
        <w:spacing w:before="240" w:after="240" w:line="360" w:lineRule="auto"/>
        <w:rPr>
          <w:rFonts w:eastAsia="Times New Roman"/>
          <w:color w:val="000000"/>
          <w:kern w:val="0"/>
          <w14:ligatures w14:val="none"/>
        </w:rPr>
      </w:pPr>
    </w:p>
    <w:p w14:paraId="6E5317C9" w14:textId="77777777" w:rsidR="00A124B8" w:rsidRPr="00276F26" w:rsidRDefault="00A124B8" w:rsidP="00276F26">
      <w:pPr>
        <w:spacing w:line="360" w:lineRule="auto"/>
        <w:rPr>
          <w:rFonts w:ascii="Times New Roman" w:eastAsia="Times New Roman" w:hAnsi="Times New Roman" w:cs="Times New Roman"/>
          <w:b/>
          <w:bCs/>
          <w:color w:val="000000"/>
          <w:kern w:val="0"/>
          <w14:ligatures w14:val="none"/>
        </w:rPr>
      </w:pPr>
      <w:r w:rsidRPr="00276F26">
        <w:rPr>
          <w:rFonts w:ascii="Times New Roman" w:eastAsia="Times New Roman" w:hAnsi="Times New Roman" w:cs="Times New Roman"/>
          <w:b/>
          <w:bCs/>
          <w:color w:val="000000"/>
          <w:kern w:val="0"/>
          <w14:ligatures w14:val="none"/>
        </w:rPr>
        <w:br w:type="page"/>
      </w:r>
    </w:p>
    <w:p w14:paraId="04C47DD3" w14:textId="25A374A6"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b/>
          <w:bCs/>
          <w:color w:val="000000"/>
          <w:kern w:val="0"/>
          <w14:ligatures w14:val="none"/>
        </w:rPr>
        <w:lastRenderedPageBreak/>
        <w:t>User:</w:t>
      </w:r>
      <w:r w:rsidRPr="00276F26">
        <w:rPr>
          <w:rFonts w:eastAsia="Times New Roman"/>
          <w:color w:val="000000"/>
          <w:kern w:val="0"/>
          <w14:ligatures w14:val="none"/>
        </w:rPr>
        <w:t xml:space="preserve"> 2. </w:t>
      </w:r>
      <w:r w:rsidRPr="00276F26">
        <w:rPr>
          <w:rFonts w:eastAsia="Times New Roman"/>
          <w:color w:val="000000"/>
          <w:kern w:val="0"/>
          <w:highlight w:val="yellow"/>
          <w14:ligatures w14:val="none"/>
        </w:rPr>
        <w:t>post-partum care</w:t>
      </w:r>
      <w:r w:rsidRPr="00276F26">
        <w:rPr>
          <w:rFonts w:eastAsia="Times New Roman"/>
          <w:color w:val="000000"/>
          <w:kern w:val="0"/>
          <w14:ligatures w14:val="none"/>
        </w:rPr>
        <w:t xml:space="preserve"> + INFOGRAPHIC</w:t>
      </w:r>
      <w:r w:rsidRPr="00276F26">
        <w:rPr>
          <w:rFonts w:eastAsia="Times New Roman"/>
          <w:color w:val="000000"/>
          <w:kern w:val="0"/>
          <w14:ligatures w14:val="none"/>
        </w:rPr>
        <w:br/>
      </w:r>
      <w:r w:rsidRPr="00276F26">
        <w:rPr>
          <w:rFonts w:eastAsia="Times New Roman"/>
          <w:b/>
          <w:bCs/>
          <w:color w:val="000000"/>
          <w:kern w:val="0"/>
          <w14:ligatures w14:val="none"/>
        </w:rPr>
        <w:t>Bot:</w:t>
      </w:r>
      <w:r w:rsidRPr="00276F26">
        <w:rPr>
          <w:rFonts w:eastAsia="Times New Roman"/>
          <w:color w:val="000000"/>
          <w:kern w:val="0"/>
          <w14:ligatures w14:val="none"/>
        </w:rPr>
        <w:t xml:space="preserve"> </w:t>
      </w:r>
      <w:r w:rsidR="002561EE">
        <w:rPr>
          <w:rFonts w:eastAsia="Times New Roman"/>
          <w:color w:val="000000"/>
          <w:kern w:val="0"/>
          <w14:ligatures w14:val="none"/>
        </w:rPr>
        <w:t>After delivery, you should ensure</w:t>
      </w:r>
      <w:r w:rsidR="00886782">
        <w:rPr>
          <w:rFonts w:eastAsia="Times New Roman"/>
          <w:color w:val="000000"/>
          <w:kern w:val="0"/>
          <w14:ligatures w14:val="none"/>
        </w:rPr>
        <w:t xml:space="preserve"> your own recovery with continued nutritional diet and supplements.</w:t>
      </w:r>
      <w:r w:rsidR="00676611">
        <w:rPr>
          <w:rFonts w:eastAsia="Times New Roman"/>
          <w:color w:val="000000"/>
          <w:kern w:val="0"/>
          <w14:ligatures w14:val="none"/>
        </w:rPr>
        <w:t xml:space="preserve"> For your baby,</w:t>
      </w:r>
      <w:r w:rsidR="002561EE">
        <w:rPr>
          <w:rFonts w:eastAsia="Times New Roman"/>
          <w:color w:val="000000"/>
          <w:kern w:val="0"/>
          <w14:ligatures w14:val="none"/>
        </w:rPr>
        <w:t xml:space="preserve"> proper vaccination, </w:t>
      </w:r>
      <w:r w:rsidR="00965074">
        <w:rPr>
          <w:rFonts w:eastAsia="Times New Roman"/>
          <w:color w:val="000000"/>
          <w:kern w:val="0"/>
          <w14:ligatures w14:val="none"/>
        </w:rPr>
        <w:t>early and consistent breastfeeding, appropriate complimentary feeding, and hygiene and cleanliness</w:t>
      </w:r>
      <w:r w:rsidRPr="00276F26">
        <w:rPr>
          <w:rFonts w:eastAsia="Times New Roman"/>
          <w:color w:val="000000"/>
          <w:kern w:val="0"/>
          <w14:ligatures w14:val="none"/>
        </w:rPr>
        <w:t>. If you have any questions, please select from the topics below or type your own question.</w:t>
      </w:r>
    </w:p>
    <w:p w14:paraId="011BA840" w14:textId="4CE85E4B"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color w:val="000000"/>
          <w:kern w:val="0"/>
          <w14:ligatures w14:val="none"/>
        </w:rPr>
        <w:t>Topics:</w:t>
      </w:r>
    </w:p>
    <w:p w14:paraId="1D125341" w14:textId="09763871" w:rsidR="00A124B8" w:rsidRPr="00276F26" w:rsidRDefault="00A124B8" w:rsidP="002F303D">
      <w:pPr>
        <w:pStyle w:val="NormalWeb"/>
        <w:numPr>
          <w:ilvl w:val="0"/>
          <w:numId w:val="32"/>
        </w:numPr>
        <w:spacing w:before="240" w:after="240" w:line="360" w:lineRule="auto"/>
        <w:rPr>
          <w:rFonts w:eastAsia="Times New Roman"/>
          <w:color w:val="000000"/>
          <w:kern w:val="0"/>
          <w14:ligatures w14:val="none"/>
        </w:rPr>
      </w:pPr>
      <w:r w:rsidRPr="00276F26">
        <w:rPr>
          <w:rFonts w:eastAsia="Times New Roman"/>
          <w:color w:val="000000"/>
          <w:kern w:val="0"/>
          <w14:ligatures w14:val="none"/>
        </w:rPr>
        <w:t>Breastfeeding</w:t>
      </w:r>
    </w:p>
    <w:p w14:paraId="63109A56" w14:textId="17600EAF" w:rsidR="00A124B8" w:rsidRPr="00276F26" w:rsidRDefault="00A124B8" w:rsidP="002F303D">
      <w:pPr>
        <w:pStyle w:val="NormalWeb"/>
        <w:numPr>
          <w:ilvl w:val="0"/>
          <w:numId w:val="32"/>
        </w:numPr>
        <w:spacing w:before="240" w:after="240" w:line="360" w:lineRule="auto"/>
        <w:rPr>
          <w:rFonts w:eastAsia="Times New Roman"/>
          <w:color w:val="000000"/>
          <w:kern w:val="0"/>
          <w14:ligatures w14:val="none"/>
        </w:rPr>
      </w:pPr>
      <w:r w:rsidRPr="00276F26">
        <w:rPr>
          <w:rFonts w:eastAsia="Times New Roman"/>
          <w:color w:val="000000"/>
          <w:kern w:val="0"/>
          <w14:ligatures w14:val="none"/>
        </w:rPr>
        <w:t>vaccinations</w:t>
      </w:r>
    </w:p>
    <w:p w14:paraId="0EFDC3A7" w14:textId="75DBC017" w:rsidR="00A124B8" w:rsidRPr="00276F26" w:rsidRDefault="00A124B8" w:rsidP="002F303D">
      <w:pPr>
        <w:pStyle w:val="NormalWeb"/>
        <w:numPr>
          <w:ilvl w:val="0"/>
          <w:numId w:val="32"/>
        </w:numPr>
        <w:spacing w:before="240" w:after="240" w:line="360" w:lineRule="auto"/>
        <w:rPr>
          <w:rFonts w:eastAsia="Times New Roman"/>
          <w:color w:val="000000"/>
          <w:kern w:val="0"/>
          <w14:ligatures w14:val="none"/>
        </w:rPr>
      </w:pPr>
      <w:r w:rsidRPr="00276F26">
        <w:rPr>
          <w:rFonts w:eastAsia="Times New Roman"/>
          <w:color w:val="000000"/>
          <w:kern w:val="0"/>
          <w14:ligatures w14:val="none"/>
        </w:rPr>
        <w:t>danger signs</w:t>
      </w:r>
    </w:p>
    <w:p w14:paraId="384796C4" w14:textId="5C4F76BE" w:rsidR="00A124B8" w:rsidRPr="00276F26" w:rsidRDefault="00A124B8" w:rsidP="00276F26">
      <w:pPr>
        <w:pStyle w:val="NormalWeb"/>
        <w:spacing w:before="240" w:after="240" w:line="360" w:lineRule="auto"/>
        <w:rPr>
          <w:rFonts w:eastAsia="Times New Roman"/>
          <w:b/>
          <w:bCs/>
          <w:color w:val="000000"/>
          <w:kern w:val="0"/>
          <w14:ligatures w14:val="none"/>
        </w:rPr>
      </w:pPr>
      <w:r w:rsidRPr="00276F26">
        <w:rPr>
          <w:rFonts w:eastAsia="Times New Roman"/>
          <w:b/>
          <w:bCs/>
          <w:color w:val="000000"/>
          <w:kern w:val="0"/>
          <w14:ligatures w14:val="none"/>
        </w:rPr>
        <w:t>2.1</w:t>
      </w:r>
      <w:r w:rsidRPr="00276F26">
        <w:rPr>
          <w:rFonts w:eastAsia="Times New Roman"/>
          <w:color w:val="000000"/>
          <w:kern w:val="0"/>
          <w14:ligatures w14:val="none"/>
        </w:rPr>
        <w:t xml:space="preserve"> </w:t>
      </w:r>
      <w:r w:rsidRPr="00276F26">
        <w:rPr>
          <w:rFonts w:eastAsia="Times New Roman"/>
          <w:b/>
          <w:bCs/>
          <w:color w:val="000000"/>
          <w:kern w:val="0"/>
          <w14:ligatures w14:val="none"/>
        </w:rPr>
        <w:t>Breastfeeding</w:t>
      </w:r>
    </w:p>
    <w:p w14:paraId="2DD27888" w14:textId="3BCCA40D" w:rsidR="00A124B8" w:rsidRPr="00276F26" w:rsidRDefault="004553B7" w:rsidP="00276F26">
      <w:pPr>
        <w:pStyle w:val="NormalWeb"/>
        <w:spacing w:before="240" w:after="240" w:line="360" w:lineRule="auto"/>
        <w:rPr>
          <w:rFonts w:eastAsia="Times New Roman"/>
          <w:color w:val="000000"/>
          <w:kern w:val="0"/>
          <w14:ligatures w14:val="none"/>
        </w:rPr>
      </w:pPr>
      <w:r>
        <w:rPr>
          <w:rFonts w:eastAsia="Times New Roman"/>
          <w:b/>
          <w:bCs/>
          <w:color w:val="000000"/>
          <w:kern w:val="0"/>
          <w14:ligatures w14:val="none"/>
        </w:rPr>
        <w:t xml:space="preserve">Intro </w:t>
      </w:r>
      <w:r w:rsidR="00A124B8" w:rsidRPr="00276F26">
        <w:rPr>
          <w:rFonts w:eastAsia="Times New Roman"/>
          <w:b/>
          <w:bCs/>
          <w:color w:val="000000"/>
          <w:kern w:val="0"/>
          <w14:ligatures w14:val="none"/>
        </w:rPr>
        <w:t>Bot:</w:t>
      </w:r>
      <w:r w:rsidR="00A124B8" w:rsidRPr="00276F26">
        <w:rPr>
          <w:rFonts w:eastAsia="Times New Roman"/>
          <w:color w:val="000000"/>
          <w:kern w:val="0"/>
          <w14:ligatures w14:val="none"/>
        </w:rPr>
        <w:t xml:space="preserve"> Try to start breastfeeding within one hour of birth. The first milk, called colostrum, is thick and yellowish, it is very healthy and protects your baby from infections. Early feeding also helps you produce more milk naturally and helps the baby learn proper sucking.</w:t>
      </w:r>
      <w:r w:rsidR="004F129E">
        <w:rPr>
          <w:rFonts w:eastAsia="Times New Roman"/>
          <w:color w:val="000000"/>
          <w:kern w:val="0"/>
          <w14:ligatures w14:val="none"/>
        </w:rPr>
        <w:t xml:space="preserve"> Feed your baby 12-15 times every day for 1-2 months and the switch to demand feeding.</w:t>
      </w:r>
      <w:r>
        <w:rPr>
          <w:rFonts w:eastAsia="Times New Roman"/>
          <w:color w:val="000000"/>
          <w:kern w:val="0"/>
          <w14:ligatures w14:val="none"/>
        </w:rPr>
        <w:t xml:space="preserve"> + breastfeeding animation </w:t>
      </w:r>
    </w:p>
    <w:p w14:paraId="7E66C993" w14:textId="5B201BED"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color w:val="000000"/>
          <w:kern w:val="0"/>
          <w14:ligatures w14:val="none"/>
        </w:rPr>
        <w:t xml:space="preserve">Source: </w:t>
      </w:r>
      <w:r w:rsidRPr="00276F26">
        <w:rPr>
          <w:rFonts w:eastAsia="Times New Roman"/>
          <w:i/>
          <w:iCs/>
          <w:color w:val="000000"/>
          <w:kern w:val="0"/>
          <w14:ligatures w14:val="none"/>
        </w:rPr>
        <w:t>My Safe Motherhood Booklet, p. 18</w:t>
      </w:r>
    </w:p>
    <w:p w14:paraId="48501A3E" w14:textId="0167AC97"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b/>
          <w:bCs/>
          <w:color w:val="000000"/>
          <w:kern w:val="0"/>
          <w14:ligatures w14:val="none"/>
        </w:rPr>
        <w:t xml:space="preserve">2.1 </w:t>
      </w:r>
      <w:r w:rsidR="004553B7">
        <w:rPr>
          <w:rFonts w:eastAsia="Times New Roman"/>
          <w:b/>
          <w:bCs/>
          <w:color w:val="000000"/>
          <w:kern w:val="0"/>
          <w14:ligatures w14:val="none"/>
        </w:rPr>
        <w:t>a</w:t>
      </w:r>
      <w:r w:rsidRPr="00276F26">
        <w:rPr>
          <w:rFonts w:eastAsia="Times New Roman"/>
          <w:b/>
          <w:bCs/>
          <w:color w:val="000000"/>
          <w:kern w:val="0"/>
          <w14:ligatures w14:val="none"/>
        </w:rPr>
        <w:t>. Q:</w:t>
      </w:r>
      <w:r w:rsidRPr="00276F26">
        <w:rPr>
          <w:rFonts w:eastAsia="Times New Roman"/>
          <w:color w:val="000000"/>
          <w:kern w:val="0"/>
          <w14:ligatures w14:val="none"/>
        </w:rPr>
        <w:t xml:space="preserve"> Should I give my baby any other food/water?</w:t>
      </w:r>
    </w:p>
    <w:p w14:paraId="440B9085" w14:textId="42AF00F5"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b/>
          <w:bCs/>
          <w:color w:val="000000"/>
          <w:kern w:val="0"/>
          <w14:ligatures w14:val="none"/>
        </w:rPr>
        <w:t xml:space="preserve">Bot: </w:t>
      </w:r>
      <w:r w:rsidRPr="00276F26">
        <w:rPr>
          <w:rFonts w:eastAsia="Times New Roman"/>
          <w:color w:val="000000"/>
          <w:kern w:val="0"/>
          <w14:ligatures w14:val="none"/>
        </w:rPr>
        <w:t>For the first 6 months, give your baby only breast milk or formula milk prescribed by doctor in case breastmilk is not available due to any reasons. No water, honey, glucose, cow’s milk, or gripe water should be given to the baby at this time. Breastfeeding/Formula feeding whenever the baby wants food keeps your baby well-nourished and reduces risks of diarrhea, and respiratory infections.</w:t>
      </w:r>
      <w:r w:rsidR="00455FEB">
        <w:rPr>
          <w:rFonts w:eastAsia="Times New Roman"/>
          <w:color w:val="000000"/>
          <w:kern w:val="0"/>
          <w14:ligatures w14:val="none"/>
        </w:rPr>
        <w:t xml:space="preserve"> </w:t>
      </w:r>
      <w:r w:rsidR="00455FEB" w:rsidRPr="00276F26">
        <w:rPr>
          <w:rFonts w:eastAsia="Times New Roman"/>
          <w:color w:val="000000"/>
          <w:kern w:val="0"/>
          <w14:ligatures w14:val="none"/>
        </w:rPr>
        <w:t>Continue breastfeeding for up to 2 years at least, while adding complementary foods from 6 months of age.</w:t>
      </w:r>
    </w:p>
    <w:p w14:paraId="0AB4098C" w14:textId="0F3BDEC9" w:rsidR="00A124B8" w:rsidRPr="00276F26" w:rsidRDefault="00A124B8" w:rsidP="00276F26">
      <w:pPr>
        <w:pStyle w:val="NormalWeb"/>
        <w:spacing w:before="240" w:after="240" w:line="360" w:lineRule="auto"/>
        <w:rPr>
          <w:rFonts w:eastAsia="Times New Roman"/>
          <w:i/>
          <w:iCs/>
          <w:color w:val="000000"/>
          <w:kern w:val="0"/>
          <w14:ligatures w14:val="none"/>
        </w:rPr>
      </w:pPr>
      <w:r w:rsidRPr="00276F26">
        <w:rPr>
          <w:rFonts w:eastAsia="Times New Roman"/>
          <w:color w:val="000000"/>
          <w:kern w:val="0"/>
          <w14:ligatures w14:val="none"/>
        </w:rPr>
        <w:t>Source</w:t>
      </w:r>
      <w:r w:rsidRPr="00276F26">
        <w:rPr>
          <w:rFonts w:eastAsia="Times New Roman"/>
          <w:i/>
          <w:iCs/>
          <w:color w:val="000000"/>
          <w:kern w:val="0"/>
          <w14:ligatures w14:val="none"/>
        </w:rPr>
        <w:t>: My Safe Motherhood Booklet, p. 18</w:t>
      </w:r>
    </w:p>
    <w:p w14:paraId="37DF016C" w14:textId="01C679BD"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b/>
          <w:bCs/>
          <w:color w:val="000000"/>
          <w:kern w:val="0"/>
          <w14:ligatures w14:val="none"/>
        </w:rPr>
        <w:t>2.1 c. Q:</w:t>
      </w:r>
      <w:r w:rsidRPr="00276F26">
        <w:rPr>
          <w:rFonts w:eastAsia="Times New Roman"/>
          <w:color w:val="000000"/>
          <w:kern w:val="0"/>
          <w14:ligatures w14:val="none"/>
        </w:rPr>
        <w:t xml:space="preserve"> What if I feel I don’t have enough milk?</w:t>
      </w:r>
    </w:p>
    <w:p w14:paraId="0146639B" w14:textId="76CDE6D4"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b/>
          <w:bCs/>
          <w:color w:val="000000"/>
          <w:kern w:val="0"/>
          <w14:ligatures w14:val="none"/>
        </w:rPr>
        <w:lastRenderedPageBreak/>
        <w:t xml:space="preserve">Bot: </w:t>
      </w:r>
      <w:r w:rsidRPr="00276F26">
        <w:rPr>
          <w:rFonts w:eastAsia="Times New Roman"/>
          <w:color w:val="000000"/>
          <w:kern w:val="0"/>
          <w14:ligatures w14:val="none"/>
        </w:rPr>
        <w:t>Many mothers worry about low milk supply, but frequent suckling and feeding on demand, whenever the baby shows signs of hunger can ensure adequate milk production. Avoid stopping breastfeeding due to this misconception.</w:t>
      </w:r>
      <w:r w:rsidR="000326CB">
        <w:rPr>
          <w:rFonts w:eastAsia="Times New Roman"/>
          <w:color w:val="000000"/>
          <w:kern w:val="0"/>
          <w14:ligatures w14:val="none"/>
        </w:rPr>
        <w:t xml:space="preserve"> Visit your ASHA/ANM if the problem continues.</w:t>
      </w:r>
    </w:p>
    <w:p w14:paraId="0467DCD9" w14:textId="1F6B35B1"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b/>
          <w:bCs/>
          <w:color w:val="000000"/>
          <w:kern w:val="0"/>
          <w14:ligatures w14:val="none"/>
        </w:rPr>
        <w:t xml:space="preserve">2.1 d. Q: </w:t>
      </w:r>
      <w:r w:rsidRPr="00276F26">
        <w:rPr>
          <w:rFonts w:eastAsia="Times New Roman"/>
          <w:color w:val="000000"/>
          <w:kern w:val="0"/>
          <w14:ligatures w14:val="none"/>
        </w:rPr>
        <w:t>Who can help me with breastfeeding?</w:t>
      </w:r>
    </w:p>
    <w:p w14:paraId="1F901267" w14:textId="5BEBCEFE"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b/>
          <w:bCs/>
          <w:color w:val="000000"/>
          <w:kern w:val="0"/>
          <w14:ligatures w14:val="none"/>
        </w:rPr>
        <w:t>Bot:</w:t>
      </w:r>
      <w:r w:rsidRPr="00276F26">
        <w:rPr>
          <w:rFonts w:eastAsia="Times New Roman"/>
          <w:color w:val="000000"/>
          <w:kern w:val="0"/>
          <w14:ligatures w14:val="none"/>
        </w:rPr>
        <w:t xml:space="preserve"> The nurses or counsellors in the hospital will help you begin feeding your baby right after birth. They will show you how to hold your baby and help you feed them on demand, usually </w:t>
      </w:r>
      <w:r w:rsidR="00455FEB">
        <w:rPr>
          <w:rFonts w:eastAsia="Times New Roman"/>
          <w:color w:val="000000"/>
          <w:kern w:val="0"/>
          <w14:ligatures w14:val="none"/>
        </w:rPr>
        <w:t>12</w:t>
      </w:r>
      <w:r w:rsidRPr="00276F26">
        <w:rPr>
          <w:rFonts w:eastAsia="Times New Roman"/>
          <w:color w:val="000000"/>
          <w:kern w:val="0"/>
          <w14:ligatures w14:val="none"/>
        </w:rPr>
        <w:t xml:space="preserve"> to 1</w:t>
      </w:r>
      <w:r w:rsidR="00455FEB">
        <w:rPr>
          <w:rFonts w:eastAsia="Times New Roman"/>
          <w:color w:val="000000"/>
          <w:kern w:val="0"/>
          <w14:ligatures w14:val="none"/>
        </w:rPr>
        <w:t>5</w:t>
      </w:r>
      <w:r w:rsidRPr="00276F26">
        <w:rPr>
          <w:rFonts w:eastAsia="Times New Roman"/>
          <w:color w:val="000000"/>
          <w:kern w:val="0"/>
          <w14:ligatures w14:val="none"/>
        </w:rPr>
        <w:t xml:space="preserve"> times a day. Remember, bottle feeding is not recommended</w:t>
      </w:r>
      <w:r w:rsidR="00F067E1">
        <w:rPr>
          <w:rFonts w:eastAsia="Times New Roman"/>
          <w:color w:val="000000"/>
          <w:kern w:val="0"/>
          <w14:ligatures w14:val="none"/>
        </w:rPr>
        <w:t xml:space="preserve"> unless in cases where mother is not available to feed directly.</w:t>
      </w:r>
    </w:p>
    <w:p w14:paraId="751EC6C6" w14:textId="77777777" w:rsidR="00A124B8" w:rsidRPr="00276F26" w:rsidRDefault="00A124B8" w:rsidP="00276F26">
      <w:pPr>
        <w:pStyle w:val="NormalWeb"/>
        <w:spacing w:before="240" w:after="240" w:line="360" w:lineRule="auto"/>
        <w:rPr>
          <w:rFonts w:eastAsia="Times New Roman"/>
          <w:i/>
          <w:iCs/>
          <w:color w:val="000000"/>
          <w:kern w:val="0"/>
          <w14:ligatures w14:val="none"/>
        </w:rPr>
      </w:pPr>
      <w:r w:rsidRPr="00276F26">
        <w:rPr>
          <w:rFonts w:eastAsia="Times New Roman"/>
          <w:color w:val="000000"/>
          <w:kern w:val="0"/>
          <w14:ligatures w14:val="none"/>
        </w:rPr>
        <w:t xml:space="preserve">Source: </w:t>
      </w:r>
      <w:r w:rsidRPr="00276F26">
        <w:rPr>
          <w:rFonts w:eastAsia="Times New Roman"/>
          <w:i/>
          <w:iCs/>
          <w:color w:val="000000"/>
          <w:kern w:val="0"/>
          <w14:ligatures w14:val="none"/>
        </w:rPr>
        <w:t>JSSK Guidelines, pp. 25–26</w:t>
      </w:r>
    </w:p>
    <w:p w14:paraId="38BC942D" w14:textId="3378DE91"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b/>
          <w:bCs/>
          <w:color w:val="000000"/>
          <w:kern w:val="0"/>
          <w14:ligatures w14:val="none"/>
        </w:rPr>
        <w:t xml:space="preserve">2.1 e. Q: </w:t>
      </w:r>
      <w:r w:rsidRPr="00276F26">
        <w:rPr>
          <w:rFonts w:eastAsia="Times New Roman"/>
          <w:color w:val="000000"/>
          <w:kern w:val="0"/>
          <w14:ligatures w14:val="none"/>
        </w:rPr>
        <w:t>How long should I continue breastfeeding?</w:t>
      </w:r>
    </w:p>
    <w:p w14:paraId="358D5658" w14:textId="77777777"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b/>
          <w:bCs/>
          <w:color w:val="000000"/>
          <w:kern w:val="0"/>
          <w14:ligatures w14:val="none"/>
        </w:rPr>
        <w:t xml:space="preserve">Bot: </w:t>
      </w:r>
      <w:r w:rsidRPr="00276F26">
        <w:rPr>
          <w:rFonts w:eastAsia="Times New Roman"/>
          <w:color w:val="000000"/>
          <w:kern w:val="0"/>
          <w14:ligatures w14:val="none"/>
        </w:rPr>
        <w:t>Continue breastfeeding for up to 2 years at least, while adding complementary foods from 6 months of age.</w:t>
      </w:r>
    </w:p>
    <w:p w14:paraId="257C3A83" w14:textId="767F5B56" w:rsidR="00C06E0C" w:rsidRDefault="00A124B8" w:rsidP="00276F26">
      <w:pPr>
        <w:pStyle w:val="NormalWeb"/>
        <w:spacing w:before="240" w:after="240" w:line="360" w:lineRule="auto"/>
        <w:rPr>
          <w:rFonts w:eastAsia="Times New Roman"/>
          <w:color w:val="000000"/>
          <w:kern w:val="0"/>
          <w14:ligatures w14:val="none"/>
        </w:rPr>
      </w:pPr>
      <w:r w:rsidRPr="00276F26">
        <w:rPr>
          <w:rFonts w:eastAsia="Times New Roman"/>
          <w:b/>
          <w:bCs/>
          <w:color w:val="000000"/>
          <w:kern w:val="0"/>
          <w14:ligatures w14:val="none"/>
        </w:rPr>
        <w:t xml:space="preserve">2.1 f. Q: </w:t>
      </w:r>
      <w:r w:rsidRPr="00276F26">
        <w:rPr>
          <w:rFonts w:eastAsia="Times New Roman"/>
          <w:color w:val="000000"/>
          <w:kern w:val="0"/>
          <w14:ligatures w14:val="none"/>
        </w:rPr>
        <w:t>How can I practice exclusive breastfeeding?</w:t>
      </w:r>
      <w:r w:rsidRPr="00276F26">
        <w:rPr>
          <w:rFonts w:eastAsia="Times New Roman"/>
          <w:color w:val="000000"/>
          <w:kern w:val="0"/>
          <w14:ligatures w14:val="none"/>
        </w:rPr>
        <w:br/>
      </w:r>
      <w:r w:rsidRPr="00276F26">
        <w:rPr>
          <w:rFonts w:eastAsia="Times New Roman"/>
          <w:b/>
          <w:bCs/>
          <w:color w:val="000000"/>
          <w:kern w:val="0"/>
          <w14:ligatures w14:val="none"/>
        </w:rPr>
        <w:t>Bot:</w:t>
      </w:r>
      <w:r w:rsidRPr="00276F26">
        <w:rPr>
          <w:rFonts w:eastAsia="Times New Roman"/>
          <w:color w:val="000000"/>
          <w:kern w:val="0"/>
          <w14:ligatures w14:val="none"/>
        </w:rPr>
        <w:t xml:space="preserve"> Breastfeed your baby day and night, on demand. Feed them only breast milk, no other food or drink, for the first 6 months. If your baby is small or weak, express milk by hand or pump (with proper sterilization) and feed it with a clean spoon or bowl. Do not throw away the first yellow milk as it protects your baby from infections.</w:t>
      </w:r>
    </w:p>
    <w:p w14:paraId="7EC8F7C5" w14:textId="4F0D9189" w:rsidR="00415851" w:rsidRPr="00276F26" w:rsidRDefault="00415851" w:rsidP="00276F26">
      <w:pPr>
        <w:pStyle w:val="NormalWeb"/>
        <w:spacing w:before="240" w:after="240" w:line="360" w:lineRule="auto"/>
        <w:rPr>
          <w:rFonts w:eastAsia="Times New Roman"/>
          <w:color w:val="000000"/>
          <w:kern w:val="0"/>
          <w14:ligatures w14:val="none"/>
        </w:rPr>
      </w:pPr>
    </w:p>
    <w:p w14:paraId="5D3D1B17" w14:textId="5D32B57F" w:rsidR="00A124B8" w:rsidRPr="00276F26" w:rsidRDefault="00A124B8" w:rsidP="00276F26">
      <w:pPr>
        <w:pStyle w:val="NormalWeb"/>
        <w:spacing w:before="240" w:after="240" w:line="360" w:lineRule="auto"/>
        <w:rPr>
          <w:rFonts w:eastAsia="Times New Roman"/>
          <w:b/>
          <w:bCs/>
          <w:color w:val="000000"/>
          <w:kern w:val="0"/>
          <w14:ligatures w14:val="none"/>
        </w:rPr>
      </w:pPr>
      <w:r w:rsidRPr="00276F26">
        <w:rPr>
          <w:rFonts w:eastAsia="Times New Roman"/>
          <w:b/>
          <w:bCs/>
          <w:color w:val="000000"/>
          <w:kern w:val="0"/>
          <w14:ligatures w14:val="none"/>
        </w:rPr>
        <w:t>2.2 Vaccination</w:t>
      </w:r>
    </w:p>
    <w:p w14:paraId="0C4518BA" w14:textId="23FAA6BE" w:rsidR="00A124B8" w:rsidRPr="00276F26" w:rsidRDefault="00A124B8" w:rsidP="00276F26">
      <w:pPr>
        <w:pStyle w:val="NormalWeb"/>
        <w:spacing w:before="240" w:after="240" w:line="360" w:lineRule="auto"/>
        <w:rPr>
          <w:rFonts w:eastAsia="Times New Roman"/>
          <w:b/>
          <w:bCs/>
          <w:color w:val="000000"/>
          <w:kern w:val="0"/>
          <w14:ligatures w14:val="none"/>
        </w:rPr>
      </w:pPr>
      <w:r w:rsidRPr="00276F26">
        <w:rPr>
          <w:rFonts w:eastAsia="Times New Roman"/>
          <w:b/>
          <w:bCs/>
          <w:color w:val="000000"/>
          <w:kern w:val="0"/>
          <w14:ligatures w14:val="none"/>
        </w:rPr>
        <w:t>2.2 a. Q:</w:t>
      </w:r>
      <w:r w:rsidRPr="00276F26">
        <w:rPr>
          <w:rFonts w:eastAsia="Times New Roman"/>
          <w:color w:val="000000"/>
          <w:kern w:val="0"/>
          <w14:ligatures w14:val="none"/>
        </w:rPr>
        <w:t xml:space="preserve"> Which vaccines should my baby get at birth?</w:t>
      </w:r>
      <w:r w:rsidRPr="00276F26">
        <w:rPr>
          <w:rFonts w:eastAsia="Times New Roman"/>
          <w:color w:val="000000"/>
          <w:kern w:val="0"/>
          <w14:ligatures w14:val="none"/>
        </w:rPr>
        <w:br/>
      </w:r>
      <w:r w:rsidRPr="00276F26">
        <w:rPr>
          <w:rFonts w:eastAsia="Times New Roman"/>
          <w:b/>
          <w:bCs/>
          <w:color w:val="000000"/>
          <w:kern w:val="0"/>
          <w14:ligatures w14:val="none"/>
        </w:rPr>
        <w:t>Bot:</w:t>
      </w:r>
      <w:r w:rsidRPr="00276F26">
        <w:rPr>
          <w:rFonts w:eastAsia="Times New Roman"/>
          <w:color w:val="000000"/>
          <w:kern w:val="0"/>
          <w14:ligatures w14:val="none"/>
        </w:rPr>
        <w:t xml:space="preserve"> At birth, your baby should receive: BCG (prevents TB), OPV-0 (Polio 0 dose), and Hepatitis B (0 dose):</w:t>
      </w:r>
      <w:commentRangeStart w:id="29"/>
      <w:commentRangeEnd w:id="29"/>
      <w:r w:rsidRPr="00276F26">
        <w:rPr>
          <w:rStyle w:val="CommentReference"/>
          <w:rFonts w:eastAsia="Times New Roman"/>
          <w:b/>
          <w:bCs/>
          <w:color w:val="000000"/>
          <w:kern w:val="0"/>
          <w:sz w:val="24"/>
          <w:szCs w:val="24"/>
          <w14:ligatures w14:val="none"/>
        </w:rPr>
        <w:commentReference w:id="29"/>
      </w:r>
    </w:p>
    <w:p w14:paraId="51D2431A" w14:textId="77777777" w:rsidR="00A124B8" w:rsidRPr="00276F26" w:rsidRDefault="00A124B8" w:rsidP="002F303D">
      <w:pPr>
        <w:pStyle w:val="NormalWeb"/>
        <w:numPr>
          <w:ilvl w:val="0"/>
          <w:numId w:val="9"/>
        </w:numPr>
        <w:spacing w:before="240" w:after="240" w:line="360" w:lineRule="auto"/>
        <w:rPr>
          <w:rFonts w:eastAsia="Times New Roman"/>
          <w:color w:val="000000"/>
          <w:kern w:val="0"/>
          <w14:ligatures w14:val="none"/>
        </w:rPr>
      </w:pPr>
      <w:r w:rsidRPr="00276F26">
        <w:rPr>
          <w:rFonts w:eastAsia="Times New Roman"/>
          <w:color w:val="000000"/>
          <w:kern w:val="0"/>
          <w14:ligatures w14:val="none"/>
        </w:rPr>
        <w:t>At 6 weeks: DPT-1, OPV-1, Hepatitis B-1.</w:t>
      </w:r>
    </w:p>
    <w:p w14:paraId="0A652ABE" w14:textId="77777777" w:rsidR="00A124B8" w:rsidRPr="00276F26" w:rsidRDefault="00A124B8" w:rsidP="002F303D">
      <w:pPr>
        <w:pStyle w:val="NormalWeb"/>
        <w:numPr>
          <w:ilvl w:val="0"/>
          <w:numId w:val="9"/>
        </w:numPr>
        <w:spacing w:before="240" w:after="240" w:line="360" w:lineRule="auto"/>
        <w:rPr>
          <w:rFonts w:eastAsia="Times New Roman"/>
          <w:color w:val="000000"/>
          <w:kern w:val="0"/>
          <w14:ligatures w14:val="none"/>
        </w:rPr>
      </w:pPr>
      <w:r w:rsidRPr="00276F26">
        <w:rPr>
          <w:rFonts w:eastAsia="Times New Roman"/>
          <w:color w:val="000000"/>
          <w:kern w:val="0"/>
          <w14:ligatures w14:val="none"/>
        </w:rPr>
        <w:t>At 10 weeks: DPT-2, OPV-2, Hepatitis B-2.</w:t>
      </w:r>
    </w:p>
    <w:p w14:paraId="66257CE2" w14:textId="77777777" w:rsidR="00A124B8" w:rsidRPr="00276F26" w:rsidRDefault="00A124B8" w:rsidP="002F303D">
      <w:pPr>
        <w:pStyle w:val="NormalWeb"/>
        <w:numPr>
          <w:ilvl w:val="0"/>
          <w:numId w:val="9"/>
        </w:numPr>
        <w:spacing w:before="240" w:after="240" w:line="360" w:lineRule="auto"/>
        <w:rPr>
          <w:rFonts w:eastAsia="Times New Roman"/>
          <w:color w:val="000000"/>
          <w:kern w:val="0"/>
          <w14:ligatures w14:val="none"/>
        </w:rPr>
      </w:pPr>
      <w:r w:rsidRPr="00276F26">
        <w:rPr>
          <w:rFonts w:eastAsia="Times New Roman"/>
          <w:color w:val="000000"/>
          <w:kern w:val="0"/>
          <w14:ligatures w14:val="none"/>
        </w:rPr>
        <w:lastRenderedPageBreak/>
        <w:t>At 14 weeks: DPT-3, OPV-3, Hepatitis B-3.</w:t>
      </w:r>
      <w:commentRangeStart w:id="30"/>
      <w:commentRangeEnd w:id="30"/>
      <w:r w:rsidRPr="00276F26">
        <w:rPr>
          <w:rStyle w:val="CommentReference"/>
          <w:rFonts w:eastAsia="Times New Roman"/>
          <w:color w:val="000000"/>
          <w:kern w:val="0"/>
          <w:sz w:val="24"/>
          <w:szCs w:val="24"/>
          <w14:ligatures w14:val="none"/>
        </w:rPr>
        <w:commentReference w:id="30"/>
      </w:r>
    </w:p>
    <w:p w14:paraId="4734DD57" w14:textId="77777777"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color w:val="000000"/>
          <w:kern w:val="0"/>
          <w14:ligatures w14:val="none"/>
        </w:rPr>
        <w:t xml:space="preserve">Source: </w:t>
      </w:r>
      <w:r w:rsidRPr="00276F26">
        <w:rPr>
          <w:rFonts w:eastAsia="Times New Roman"/>
          <w:i/>
          <w:iCs/>
          <w:color w:val="000000"/>
          <w:kern w:val="0"/>
          <w14:ligatures w14:val="none"/>
        </w:rPr>
        <w:t>My Safe Motherhood Booklet, p. 21 –</w:t>
      </w:r>
      <w:r w:rsidRPr="00276F26">
        <w:rPr>
          <w:rFonts w:eastAsia="Times New Roman"/>
          <w:color w:val="000000"/>
          <w:kern w:val="0"/>
          <w14:ligatures w14:val="none"/>
        </w:rPr>
        <w:t xml:space="preserve"> “Immunization schedule for baby”</w:t>
      </w:r>
    </w:p>
    <w:p w14:paraId="521C3A61" w14:textId="4B560DDA" w:rsidR="00A124B8" w:rsidRPr="00276F26" w:rsidRDefault="00A124B8" w:rsidP="00276F26">
      <w:pPr>
        <w:spacing w:after="0" w:line="360" w:lineRule="auto"/>
        <w:rPr>
          <w:rFonts w:ascii="Times New Roman" w:eastAsia="Times New Roman" w:hAnsi="Times New Roman" w:cs="Times New Roman"/>
          <w:kern w:val="0"/>
          <w14:ligatures w14:val="none"/>
        </w:rPr>
      </w:pPr>
      <w:r w:rsidRPr="00276F26">
        <w:rPr>
          <w:rFonts w:ascii="Times New Roman" w:eastAsia="Times New Roman" w:hAnsi="Times New Roman" w:cs="Times New Roman"/>
          <w:b/>
          <w:bCs/>
          <w:kern w:val="0"/>
          <w14:ligatures w14:val="none"/>
        </w:rPr>
        <w:t>2.2 b. Q</w:t>
      </w:r>
      <w:r w:rsidRPr="00276F26">
        <w:rPr>
          <w:rFonts w:ascii="Times New Roman" w:eastAsia="Times New Roman" w:hAnsi="Times New Roman" w:cs="Times New Roman"/>
          <w:kern w:val="0"/>
          <w14:ligatures w14:val="none"/>
        </w:rPr>
        <w:t>: Why are vaccinations important?</w:t>
      </w:r>
    </w:p>
    <w:p w14:paraId="1FF88B09" w14:textId="6EF782DE" w:rsidR="00A124B8" w:rsidRPr="00276F26" w:rsidRDefault="00A124B8" w:rsidP="00276F26">
      <w:pPr>
        <w:spacing w:after="0" w:line="360" w:lineRule="auto"/>
        <w:rPr>
          <w:rFonts w:ascii="Times New Roman" w:eastAsia="Times New Roman" w:hAnsi="Times New Roman" w:cs="Times New Roman"/>
          <w:kern w:val="0"/>
          <w14:ligatures w14:val="none"/>
        </w:rPr>
      </w:pPr>
      <w:r w:rsidRPr="00276F26">
        <w:rPr>
          <w:rFonts w:ascii="Times New Roman" w:eastAsia="Times New Roman" w:hAnsi="Times New Roman" w:cs="Times New Roman"/>
          <w:b/>
          <w:bCs/>
          <w:kern w:val="0"/>
          <w14:ligatures w14:val="none"/>
        </w:rPr>
        <w:t>Bot:</w:t>
      </w:r>
      <w:r w:rsidRPr="00276F26">
        <w:rPr>
          <w:rFonts w:ascii="Times New Roman" w:eastAsia="Times New Roman" w:hAnsi="Times New Roman" w:cs="Times New Roman"/>
          <w:kern w:val="0"/>
          <w14:ligatures w14:val="none"/>
        </w:rPr>
        <w:t xml:space="preserve"> Vaccines are important as they protect your baby from serious illnesses like TB, polio, measles, rubella, pneumoccoal pneumonia, rotavirus diarrhea diphtheria, and hepatitis. Timely vaccination also builds lifelong immunity which protects your baby from diseases later in life.</w:t>
      </w:r>
    </w:p>
    <w:p w14:paraId="1CFA8C0C" w14:textId="77777777" w:rsidR="00A124B8" w:rsidRPr="00276F26" w:rsidRDefault="00A124B8" w:rsidP="00276F26">
      <w:pPr>
        <w:spacing w:after="0" w:line="360" w:lineRule="auto"/>
        <w:rPr>
          <w:rFonts w:ascii="Times New Roman" w:eastAsia="Times New Roman" w:hAnsi="Times New Roman" w:cs="Times New Roman"/>
          <w:kern w:val="0"/>
          <w14:ligatures w14:val="none"/>
        </w:rPr>
      </w:pPr>
    </w:p>
    <w:p w14:paraId="52DB6F8A" w14:textId="77777777" w:rsidR="00A124B8" w:rsidRPr="00276F26" w:rsidRDefault="00A124B8" w:rsidP="00276F26">
      <w:pPr>
        <w:spacing w:after="0" w:line="360" w:lineRule="auto"/>
        <w:rPr>
          <w:rFonts w:ascii="Times New Roman" w:eastAsia="Times New Roman" w:hAnsi="Times New Roman" w:cs="Times New Roman"/>
          <w:kern w:val="0"/>
          <w14:ligatures w14:val="none"/>
        </w:rPr>
      </w:pPr>
      <w:r w:rsidRPr="00276F26">
        <w:rPr>
          <w:rFonts w:ascii="Times New Roman" w:eastAsia="Times New Roman" w:hAnsi="Times New Roman" w:cs="Times New Roman"/>
          <w:color w:val="000000"/>
          <w:kern w:val="0"/>
          <w14:ligatures w14:val="none"/>
        </w:rPr>
        <w:t xml:space="preserve">Source: </w:t>
      </w:r>
      <w:r w:rsidRPr="00276F26">
        <w:rPr>
          <w:rFonts w:ascii="Times New Roman" w:eastAsia="Times New Roman" w:hAnsi="Times New Roman" w:cs="Times New Roman"/>
          <w:i/>
          <w:iCs/>
          <w:color w:val="000000"/>
          <w:kern w:val="0"/>
          <w14:ligatures w14:val="none"/>
        </w:rPr>
        <w:t>My Safe Motherhood Booklet</w:t>
      </w:r>
    </w:p>
    <w:p w14:paraId="4752F067" w14:textId="0BE1FD7B" w:rsidR="00A124B8" w:rsidRPr="00276F26" w:rsidRDefault="00A124B8" w:rsidP="00276F26">
      <w:pPr>
        <w:pStyle w:val="NormalWeb"/>
        <w:spacing w:before="240" w:after="240" w:line="360" w:lineRule="auto"/>
        <w:rPr>
          <w:rFonts w:eastAsia="Times New Roman"/>
          <w:b/>
          <w:bCs/>
          <w:color w:val="000000"/>
          <w:kern w:val="0"/>
          <w14:ligatures w14:val="none"/>
        </w:rPr>
      </w:pPr>
      <w:r w:rsidRPr="00276F26">
        <w:rPr>
          <w:rFonts w:eastAsia="Times New Roman"/>
          <w:b/>
          <w:bCs/>
          <w:color w:val="000000"/>
          <w:kern w:val="0"/>
          <w14:ligatures w14:val="none"/>
        </w:rPr>
        <w:t>2.3 Danger signs</w:t>
      </w:r>
    </w:p>
    <w:p w14:paraId="53DD6F24" w14:textId="2F0D6456"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b/>
          <w:bCs/>
          <w:color w:val="000000"/>
          <w:kern w:val="0"/>
          <w14:ligatures w14:val="none"/>
        </w:rPr>
        <w:t>2.3 a. Bot:</w:t>
      </w:r>
      <w:r w:rsidRPr="00276F26">
        <w:rPr>
          <w:rFonts w:eastAsia="Times New Roman"/>
          <w:color w:val="000000"/>
          <w:kern w:val="0"/>
          <w14:ligatures w14:val="none"/>
        </w:rPr>
        <w:t xml:space="preserve"> Contact your ANM/MO immediately if your baby shows:</w:t>
      </w:r>
    </w:p>
    <w:p w14:paraId="70FD9C1B" w14:textId="77777777" w:rsidR="00A124B8" w:rsidRPr="00276F26" w:rsidRDefault="00A124B8" w:rsidP="002F303D">
      <w:pPr>
        <w:pStyle w:val="NormalWeb"/>
        <w:numPr>
          <w:ilvl w:val="0"/>
          <w:numId w:val="30"/>
        </w:numPr>
        <w:spacing w:before="240" w:after="240" w:line="360" w:lineRule="auto"/>
        <w:rPr>
          <w:rFonts w:eastAsia="Times New Roman"/>
          <w:color w:val="000000"/>
          <w:kern w:val="0"/>
          <w14:ligatures w14:val="none"/>
        </w:rPr>
      </w:pPr>
      <w:r w:rsidRPr="00276F26">
        <w:rPr>
          <w:rFonts w:eastAsia="Times New Roman"/>
          <w:color w:val="000000"/>
          <w:kern w:val="0"/>
          <w14:ligatures w14:val="none"/>
        </w:rPr>
        <w:t>Difficulty breathing</w:t>
      </w:r>
    </w:p>
    <w:p w14:paraId="4C5AA474" w14:textId="77777777" w:rsidR="00A124B8" w:rsidRPr="00276F26" w:rsidRDefault="00A124B8" w:rsidP="002F303D">
      <w:pPr>
        <w:pStyle w:val="NormalWeb"/>
        <w:numPr>
          <w:ilvl w:val="0"/>
          <w:numId w:val="30"/>
        </w:numPr>
        <w:spacing w:before="240" w:after="240" w:line="360" w:lineRule="auto"/>
        <w:rPr>
          <w:rFonts w:eastAsia="Times New Roman"/>
          <w:color w:val="000000"/>
          <w:kern w:val="0"/>
          <w14:ligatures w14:val="none"/>
        </w:rPr>
      </w:pPr>
      <w:r w:rsidRPr="00276F26">
        <w:rPr>
          <w:rFonts w:eastAsia="Times New Roman"/>
          <w:color w:val="000000"/>
          <w:kern w:val="0"/>
          <w14:ligatures w14:val="none"/>
        </w:rPr>
        <w:t>Inability to suck or feed</w:t>
      </w:r>
    </w:p>
    <w:p w14:paraId="4C63DEAA" w14:textId="77777777" w:rsidR="00A124B8" w:rsidRPr="00276F26" w:rsidRDefault="00A124B8" w:rsidP="002F303D">
      <w:pPr>
        <w:pStyle w:val="NormalWeb"/>
        <w:numPr>
          <w:ilvl w:val="0"/>
          <w:numId w:val="30"/>
        </w:numPr>
        <w:spacing w:before="240" w:after="240" w:line="360" w:lineRule="auto"/>
        <w:rPr>
          <w:rFonts w:eastAsia="Times New Roman"/>
          <w:color w:val="000000"/>
          <w:kern w:val="0"/>
          <w14:ligatures w14:val="none"/>
        </w:rPr>
      </w:pPr>
      <w:r w:rsidRPr="00276F26">
        <w:rPr>
          <w:rFonts w:eastAsia="Times New Roman"/>
          <w:color w:val="000000"/>
          <w:kern w:val="0"/>
          <w14:ligatures w14:val="none"/>
        </w:rPr>
        <w:t>Not passing urine/stool</w:t>
      </w:r>
    </w:p>
    <w:p w14:paraId="2E620882" w14:textId="77777777" w:rsidR="00A124B8" w:rsidRPr="00276F26" w:rsidRDefault="00A124B8" w:rsidP="002F303D">
      <w:pPr>
        <w:pStyle w:val="NormalWeb"/>
        <w:numPr>
          <w:ilvl w:val="0"/>
          <w:numId w:val="30"/>
        </w:numPr>
        <w:spacing w:before="240" w:after="240" w:line="360" w:lineRule="auto"/>
        <w:rPr>
          <w:rFonts w:eastAsia="Times New Roman"/>
          <w:color w:val="000000"/>
          <w:kern w:val="0"/>
          <w14:ligatures w14:val="none"/>
        </w:rPr>
      </w:pPr>
      <w:r w:rsidRPr="00276F26">
        <w:rPr>
          <w:rFonts w:eastAsia="Times New Roman"/>
          <w:color w:val="000000"/>
          <w:kern w:val="0"/>
          <w14:ligatures w14:val="none"/>
        </w:rPr>
        <w:t>Fever, diarrhea, or jaundice</w:t>
      </w:r>
    </w:p>
    <w:p w14:paraId="01ED3A86" w14:textId="28646800" w:rsidR="00A124B8" w:rsidRPr="00276F26" w:rsidRDefault="00A124B8" w:rsidP="002F303D">
      <w:pPr>
        <w:pStyle w:val="NormalWeb"/>
        <w:numPr>
          <w:ilvl w:val="0"/>
          <w:numId w:val="30"/>
        </w:numPr>
        <w:spacing w:before="240" w:after="240" w:line="360" w:lineRule="auto"/>
        <w:rPr>
          <w:rFonts w:eastAsia="Times New Roman"/>
          <w:color w:val="000000"/>
          <w:kern w:val="0"/>
          <w14:ligatures w14:val="none"/>
        </w:rPr>
      </w:pPr>
      <w:r w:rsidRPr="00276F26">
        <w:rPr>
          <w:rFonts w:eastAsia="Times New Roman"/>
          <w:color w:val="000000"/>
          <w:kern w:val="0"/>
          <w14:ligatures w14:val="none"/>
        </w:rPr>
        <w:t>Seizures or baby very dull &amp; lethargic</w:t>
      </w:r>
    </w:p>
    <w:p w14:paraId="04EACB40" w14:textId="77777777" w:rsidR="00A124B8" w:rsidRPr="00276F26" w:rsidRDefault="00A124B8" w:rsidP="00276F26">
      <w:pPr>
        <w:pStyle w:val="NormalWeb"/>
        <w:spacing w:before="240" w:after="240" w:line="360" w:lineRule="auto"/>
        <w:rPr>
          <w:rFonts w:eastAsia="Times New Roman"/>
          <w:b/>
          <w:bCs/>
          <w:color w:val="000000"/>
          <w:kern w:val="0"/>
          <w14:ligatures w14:val="none"/>
        </w:rPr>
      </w:pPr>
      <w:r w:rsidRPr="00276F26">
        <w:rPr>
          <w:rFonts w:eastAsia="Times New Roman"/>
          <w:b/>
          <w:bCs/>
          <w:color w:val="000000"/>
          <w:kern w:val="0"/>
          <w:highlight w:val="red"/>
          <w14:ligatures w14:val="none"/>
        </w:rPr>
        <w:t>Do you want to know the number/location of your nearest aanganwadi center?</w:t>
      </w:r>
    </w:p>
    <w:p w14:paraId="3E83FBF1" w14:textId="77777777" w:rsidR="00A124B8" w:rsidRPr="00276F26" w:rsidRDefault="00A124B8" w:rsidP="00276F26">
      <w:pPr>
        <w:spacing w:line="360" w:lineRule="auto"/>
        <w:rPr>
          <w:rFonts w:ascii="Times New Roman" w:eastAsia="Times New Roman" w:hAnsi="Times New Roman" w:cs="Times New Roman"/>
          <w:b/>
          <w:bCs/>
          <w:color w:val="000000"/>
          <w:kern w:val="0"/>
          <w14:ligatures w14:val="none"/>
        </w:rPr>
      </w:pPr>
      <w:r w:rsidRPr="00276F26">
        <w:rPr>
          <w:rFonts w:ascii="Times New Roman" w:eastAsia="Times New Roman" w:hAnsi="Times New Roman" w:cs="Times New Roman"/>
          <w:b/>
          <w:bCs/>
          <w:color w:val="000000"/>
          <w:kern w:val="0"/>
          <w14:ligatures w14:val="none"/>
        </w:rPr>
        <w:br w:type="page"/>
      </w:r>
    </w:p>
    <w:p w14:paraId="68652508" w14:textId="77777777"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b/>
          <w:bCs/>
          <w:color w:val="000000"/>
          <w:kern w:val="0"/>
          <w14:ligatures w14:val="none"/>
        </w:rPr>
        <w:lastRenderedPageBreak/>
        <w:t>User:</w:t>
      </w:r>
      <w:r w:rsidRPr="00276F26">
        <w:rPr>
          <w:rFonts w:eastAsia="Times New Roman"/>
          <w:color w:val="000000"/>
          <w:kern w:val="0"/>
          <w14:ligatures w14:val="none"/>
        </w:rPr>
        <w:t xml:space="preserve"> 3.</w:t>
      </w:r>
      <w:ins w:id="31" w:author="jalpa.thakker@ipeckd.org" w:date="2025-12-02T06:32:00Z">
        <w:r w:rsidRPr="00276F26">
          <w:rPr>
            <w:rFonts w:eastAsia="Times New Roman"/>
            <w:color w:val="000000"/>
            <w:kern w:val="0"/>
            <w14:ligatures w14:val="none"/>
          </w:rPr>
          <w:t xml:space="preserve"> </w:t>
        </w:r>
      </w:ins>
      <w:r w:rsidRPr="00276F26">
        <w:rPr>
          <w:rFonts w:eastAsia="Times New Roman"/>
          <w:color w:val="000000"/>
          <w:kern w:val="0"/>
          <w:highlight w:val="yellow"/>
          <w14:ligatures w14:val="none"/>
        </w:rPr>
        <w:t>Exercise and physical activity</w:t>
      </w:r>
    </w:p>
    <w:p w14:paraId="0B4A8252" w14:textId="77777777" w:rsidR="00A124B8" w:rsidRPr="00276F26" w:rsidRDefault="00A124B8" w:rsidP="00276F26">
      <w:pPr>
        <w:pStyle w:val="NormalWeb"/>
        <w:spacing w:before="240" w:after="240" w:line="360" w:lineRule="auto"/>
        <w:rPr>
          <w:rFonts w:eastAsia="Times New Roman"/>
          <w:color w:val="000000"/>
          <w:kern w:val="0"/>
          <w14:ligatures w14:val="none"/>
        </w:rPr>
      </w:pPr>
      <w:r w:rsidRPr="00276F26">
        <w:rPr>
          <w:rFonts w:eastAsia="Times New Roman"/>
          <w:b/>
          <w:bCs/>
          <w:color w:val="000000"/>
          <w:kern w:val="0"/>
          <w14:ligatures w14:val="none"/>
        </w:rPr>
        <w:t>Bot message:</w:t>
      </w:r>
      <w:r w:rsidRPr="00276F26">
        <w:rPr>
          <w:rFonts w:eastAsia="Times New Roman"/>
          <w:color w:val="000000"/>
          <w:kern w:val="0"/>
          <w14:ligatures w14:val="none"/>
        </w:rPr>
        <w:t xml:space="preserve"> Hello! Did you know gentle movement during pregnancy helps you sleep better, reduces back pain, and makes delivery smoother? Even short walks, stretching, and breathing exercises can work wonders. If you have any questions on this, please select from the topics below or type/speak your question directly.</w:t>
      </w:r>
      <w:commentRangeStart w:id="32"/>
      <w:commentRangeEnd w:id="32"/>
      <w:r w:rsidRPr="00276F26">
        <w:rPr>
          <w:rStyle w:val="CommentReference"/>
          <w:rFonts w:eastAsia="Times New Roman"/>
          <w:color w:val="000000"/>
          <w:kern w:val="0"/>
          <w:sz w:val="24"/>
          <w:szCs w:val="24"/>
          <w14:ligatures w14:val="none"/>
        </w:rPr>
        <w:commentReference w:id="32"/>
      </w:r>
    </w:p>
    <w:p w14:paraId="4476322B" w14:textId="77777777" w:rsidR="00A124B8" w:rsidRPr="00276F26" w:rsidRDefault="00A124B8" w:rsidP="00276F26">
      <w:pPr>
        <w:pStyle w:val="NormalWeb"/>
        <w:spacing w:before="240" w:line="360" w:lineRule="auto"/>
        <w:rPr>
          <w:rFonts w:eastAsia="Times New Roman"/>
          <w:color w:val="000000"/>
          <w:kern w:val="0"/>
          <w:u w:val="single"/>
          <w14:ligatures w14:val="none"/>
        </w:rPr>
      </w:pPr>
      <w:r w:rsidRPr="00276F26">
        <w:rPr>
          <w:rFonts w:eastAsia="Times New Roman"/>
          <w:color w:val="000000"/>
          <w:kern w:val="0"/>
          <w:u w:val="single"/>
          <w14:ligatures w14:val="none"/>
        </w:rPr>
        <w:t>FAQs:</w:t>
      </w:r>
    </w:p>
    <w:p w14:paraId="056F862C" w14:textId="2EF68A76"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b/>
          <w:bCs/>
          <w:color w:val="000000"/>
          <w:kern w:val="0"/>
          <w14:ligatures w14:val="none"/>
        </w:rPr>
        <w:t>3 a Q:</w:t>
      </w:r>
      <w:r w:rsidRPr="00276F26">
        <w:rPr>
          <w:rFonts w:eastAsia="Times New Roman"/>
          <w:color w:val="000000"/>
          <w:kern w:val="0"/>
          <w14:ligatures w14:val="none"/>
        </w:rPr>
        <w:t xml:space="preserve"> Is it safe to exercise during pregnancy?</w:t>
      </w:r>
    </w:p>
    <w:p w14:paraId="227B04B4" w14:textId="77777777"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b/>
          <w:bCs/>
          <w:color w:val="000000"/>
          <w:kern w:val="0"/>
          <w14:ligatures w14:val="none"/>
        </w:rPr>
        <w:t>Bot:</w:t>
      </w:r>
      <w:r w:rsidRPr="00276F26">
        <w:rPr>
          <w:rFonts w:eastAsia="Times New Roman"/>
          <w:color w:val="000000"/>
          <w:kern w:val="0"/>
          <w14:ligatures w14:val="none"/>
        </w:rPr>
        <w:t xml:space="preserve"> Yes! For pregnant women, exercise is completely safe and even recommended. If your pregnancy is uncomplicated, you can stay active throughout. Regular physical activity has been shown to reduce the chances of cesarean birth, excessive weight gain, hypertension, gestational diabetes, and even postpartum depression. However, you can check with your doctor before starting or continuing an exercise routine if you have health conditions or complications.</w:t>
      </w:r>
    </w:p>
    <w:p w14:paraId="64702223" w14:textId="432AAF21"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color w:val="000000"/>
          <w:kern w:val="0"/>
          <w14:ligatures w14:val="none"/>
        </w:rPr>
        <w:br/>
      </w:r>
      <w:r w:rsidRPr="00276F26">
        <w:rPr>
          <w:rFonts w:eastAsia="Times New Roman"/>
          <w:b/>
          <w:bCs/>
          <w:color w:val="000000"/>
          <w:kern w:val="0"/>
          <w14:ligatures w14:val="none"/>
        </w:rPr>
        <w:t>Source:</w:t>
      </w:r>
      <w:r w:rsidRPr="00276F26">
        <w:rPr>
          <w:rFonts w:eastAsia="Times New Roman"/>
          <w:color w:val="000000"/>
          <w:kern w:val="0"/>
          <w14:ligatures w14:val="none"/>
        </w:rPr>
        <w:t xml:space="preserve"> </w:t>
      </w:r>
      <w:r w:rsidRPr="00276F26">
        <w:rPr>
          <w:rFonts w:eastAsia="Times New Roman"/>
          <w:i/>
          <w:iCs/>
          <w:color w:val="000000"/>
          <w:kern w:val="0"/>
          <w14:ligatures w14:val="none"/>
        </w:rPr>
        <w:t>ACOG Guidelines; My Safe Motherhood Booklet, p. 12</w:t>
      </w:r>
    </w:p>
    <w:p w14:paraId="3CDA941F" w14:textId="3808DE06"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b/>
          <w:bCs/>
          <w:color w:val="000000"/>
          <w:kern w:val="0"/>
          <w14:ligatures w14:val="none"/>
        </w:rPr>
        <w:t xml:space="preserve">3 b. Q: </w:t>
      </w:r>
      <w:r w:rsidRPr="00276F26">
        <w:rPr>
          <w:rFonts w:eastAsia="Times New Roman"/>
          <w:color w:val="000000"/>
          <w:kern w:val="0"/>
          <w14:ligatures w14:val="none"/>
        </w:rPr>
        <w:t>How active should I stay in a week?</w:t>
      </w:r>
    </w:p>
    <w:p w14:paraId="28714952" w14:textId="51EBACBA"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color w:val="000000"/>
          <w:kern w:val="0"/>
          <w14:ligatures w14:val="none"/>
        </w:rPr>
        <w:t>Bot: Aim for at least 150 minutes (2 ½ hours) of moderate-intensity activity each week, such as yoga and brisk walking. You can divide this into 30 minutes a day for 5 days, or shorter 10- to 15-minute sessions if that feels easier. If you were active before pregnancy, you can usually continue your routine with small adjustments.</w:t>
      </w:r>
      <w:r w:rsidR="00A13F84">
        <w:rPr>
          <w:rFonts w:eastAsia="Times New Roman"/>
          <w:color w:val="000000"/>
          <w:kern w:val="0"/>
          <w14:ligatures w14:val="none"/>
        </w:rPr>
        <w:t xml:space="preserve"> Please check with your doctor before following any exercise routines.</w:t>
      </w:r>
    </w:p>
    <w:p w14:paraId="1D16A363" w14:textId="77777777" w:rsidR="00A124B8" w:rsidRPr="00276F26" w:rsidRDefault="00A124B8" w:rsidP="00276F26">
      <w:pPr>
        <w:pStyle w:val="NormalWeb"/>
        <w:spacing w:before="240" w:line="360" w:lineRule="auto"/>
        <w:rPr>
          <w:rFonts w:eastAsia="Times New Roman"/>
          <w:i/>
          <w:iCs/>
          <w:color w:val="000000"/>
          <w:kern w:val="0"/>
          <w14:ligatures w14:val="none"/>
        </w:rPr>
      </w:pPr>
      <w:r w:rsidRPr="00276F26">
        <w:rPr>
          <w:rFonts w:eastAsia="Times New Roman"/>
          <w:b/>
          <w:bCs/>
          <w:color w:val="000000"/>
          <w:kern w:val="0"/>
          <w14:ligatures w14:val="none"/>
        </w:rPr>
        <w:t>Source</w:t>
      </w:r>
      <w:r w:rsidRPr="00276F26">
        <w:rPr>
          <w:rFonts w:eastAsia="Times New Roman"/>
          <w:b/>
          <w:bCs/>
          <w:i/>
          <w:iCs/>
          <w:color w:val="000000"/>
          <w:kern w:val="0"/>
          <w14:ligatures w14:val="none"/>
        </w:rPr>
        <w:t>:</w:t>
      </w:r>
      <w:r w:rsidRPr="00276F26">
        <w:rPr>
          <w:rFonts w:eastAsia="Times New Roman"/>
          <w:i/>
          <w:iCs/>
          <w:color w:val="000000"/>
          <w:kern w:val="0"/>
          <w14:ligatures w14:val="none"/>
        </w:rPr>
        <w:t xml:space="preserve"> ACOG Guidelines</w:t>
      </w:r>
    </w:p>
    <w:p w14:paraId="0886C337" w14:textId="7D7E5F33"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b/>
          <w:bCs/>
          <w:color w:val="000000"/>
          <w:kern w:val="0"/>
          <w14:ligatures w14:val="none"/>
        </w:rPr>
        <w:t>3 c. Q</w:t>
      </w:r>
      <w:r w:rsidRPr="00276F26">
        <w:rPr>
          <w:rFonts w:eastAsia="Times New Roman"/>
          <w:color w:val="000000"/>
          <w:kern w:val="0"/>
          <w14:ligatures w14:val="none"/>
        </w:rPr>
        <w:t xml:space="preserve">: What </w:t>
      </w:r>
      <w:commentRangeStart w:id="33"/>
      <w:r w:rsidRPr="00276F26">
        <w:rPr>
          <w:rFonts w:eastAsia="Times New Roman"/>
          <w:color w:val="000000"/>
          <w:kern w:val="0"/>
          <w14:ligatures w14:val="none"/>
        </w:rPr>
        <w:t>exercises are safe for me?</w:t>
      </w:r>
      <w:commentRangeEnd w:id="33"/>
      <w:r w:rsidR="008A5BB4" w:rsidRPr="00276F26">
        <w:rPr>
          <w:rStyle w:val="CommentReference"/>
          <w:rFonts w:eastAsia="Times New Roman"/>
          <w:color w:val="000000"/>
          <w:kern w:val="0"/>
          <w:sz w:val="24"/>
          <w:szCs w:val="24"/>
          <w14:ligatures w14:val="none"/>
        </w:rPr>
        <w:commentReference w:id="33"/>
      </w:r>
    </w:p>
    <w:p w14:paraId="34FBDBF0" w14:textId="728014FF"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b/>
          <w:bCs/>
          <w:color w:val="000000"/>
          <w:kern w:val="0"/>
          <w14:ligatures w14:val="none"/>
        </w:rPr>
        <w:t>Bot:</w:t>
      </w:r>
      <w:r w:rsidRPr="00276F26">
        <w:rPr>
          <w:rFonts w:eastAsia="Times New Roman"/>
          <w:color w:val="000000"/>
          <w:kern w:val="0"/>
          <w14:ligatures w14:val="none"/>
        </w:rPr>
        <w:t xml:space="preserve"> Safe and beneficial exercises include:</w:t>
      </w:r>
      <w:r w:rsidRPr="00276F26">
        <w:rPr>
          <w:rFonts w:eastAsia="Times New Roman"/>
          <w:color w:val="000000"/>
          <w:kern w:val="0"/>
          <w14:ligatures w14:val="none"/>
        </w:rPr>
        <w:br/>
        <w:t xml:space="preserve">- Walking </w:t>
      </w:r>
      <w:r w:rsidR="00A13F84">
        <w:rPr>
          <w:rFonts w:eastAsia="Times New Roman"/>
          <w:color w:val="000000"/>
          <w:kern w:val="0"/>
          <w14:ligatures w14:val="none"/>
        </w:rPr>
        <w:t xml:space="preserve">as </w:t>
      </w:r>
      <w:commentRangeStart w:id="34"/>
      <w:r w:rsidR="00A13F84">
        <w:rPr>
          <w:rFonts w:eastAsia="Times New Roman"/>
          <w:color w:val="000000"/>
          <w:kern w:val="0"/>
          <w14:ligatures w14:val="none"/>
        </w:rPr>
        <w:t>per doctor’s advice</w:t>
      </w:r>
      <w:commentRangeEnd w:id="34"/>
      <w:r w:rsidR="008A5BB4" w:rsidRPr="00276F26">
        <w:rPr>
          <w:rStyle w:val="CommentReference"/>
          <w:rFonts w:eastAsia="Times New Roman"/>
          <w:color w:val="000000"/>
          <w:kern w:val="0"/>
          <w:sz w:val="24"/>
          <w:szCs w:val="24"/>
          <w14:ligatures w14:val="none"/>
        </w:rPr>
        <w:commentReference w:id="34"/>
      </w:r>
      <w:r w:rsidRPr="00276F26">
        <w:rPr>
          <w:rFonts w:eastAsia="Times New Roman"/>
          <w:color w:val="000000"/>
          <w:kern w:val="0"/>
          <w14:ligatures w14:val="none"/>
        </w:rPr>
        <w:br/>
        <w:t xml:space="preserve">- </w:t>
      </w:r>
      <w:commentRangeStart w:id="35"/>
      <w:r w:rsidRPr="00276F26">
        <w:rPr>
          <w:rFonts w:eastAsia="Times New Roman"/>
          <w:color w:val="000000"/>
          <w:kern w:val="0"/>
          <w14:ligatures w14:val="none"/>
        </w:rPr>
        <w:t>Prenatal yoga</w:t>
      </w:r>
      <w:commentRangeEnd w:id="35"/>
      <w:r w:rsidR="008A5BB4" w:rsidRPr="00276F26">
        <w:rPr>
          <w:rStyle w:val="CommentReference"/>
          <w:rFonts w:eastAsia="Times New Roman"/>
          <w:color w:val="000000"/>
          <w:kern w:val="0"/>
          <w:sz w:val="24"/>
          <w:szCs w:val="24"/>
          <w14:ligatures w14:val="none"/>
        </w:rPr>
        <w:commentReference w:id="35"/>
      </w:r>
      <w:r w:rsidRPr="00276F26">
        <w:rPr>
          <w:rFonts w:eastAsia="Times New Roman"/>
          <w:color w:val="000000"/>
          <w:kern w:val="0"/>
          <w14:ligatures w14:val="none"/>
        </w:rPr>
        <w:t xml:space="preserve"> or stretching                                                                                                                                    </w:t>
      </w:r>
      <w:r w:rsidRPr="00276F26">
        <w:rPr>
          <w:rFonts w:eastAsia="Times New Roman"/>
          <w:color w:val="000000"/>
          <w:kern w:val="0"/>
          <w14:ligatures w14:val="none"/>
        </w:rPr>
        <w:lastRenderedPageBreak/>
        <w:t xml:space="preserve">- Breathing exercises </w:t>
      </w:r>
      <w:r w:rsidRPr="00276F26">
        <w:rPr>
          <w:rFonts w:eastAsia="Times New Roman"/>
          <w:color w:val="000000"/>
          <w:kern w:val="0"/>
          <w14:ligatures w14:val="none"/>
        </w:rPr>
        <w:br/>
        <w:t>Avoid contact sports, heavy lifting, and overexerting yourself.</w:t>
      </w:r>
    </w:p>
    <w:p w14:paraId="3D31608D" w14:textId="77777777" w:rsidR="00A124B8" w:rsidRPr="00276F26" w:rsidRDefault="00A124B8" w:rsidP="00276F26">
      <w:pPr>
        <w:pStyle w:val="NormalWeb"/>
        <w:spacing w:before="240" w:line="360" w:lineRule="auto"/>
        <w:rPr>
          <w:rFonts w:eastAsia="Times New Roman"/>
          <w:i/>
          <w:iCs/>
          <w:color w:val="000000"/>
          <w:kern w:val="0"/>
          <w14:ligatures w14:val="none"/>
        </w:rPr>
      </w:pPr>
      <w:r w:rsidRPr="00276F26">
        <w:rPr>
          <w:rFonts w:eastAsia="Times New Roman"/>
          <w:b/>
          <w:bCs/>
          <w:color w:val="000000"/>
          <w:kern w:val="0"/>
          <w14:ligatures w14:val="none"/>
        </w:rPr>
        <w:t>Source:</w:t>
      </w:r>
      <w:r w:rsidRPr="00276F26">
        <w:rPr>
          <w:rFonts w:eastAsia="Times New Roman"/>
          <w:color w:val="000000"/>
          <w:kern w:val="0"/>
          <w14:ligatures w14:val="none"/>
        </w:rPr>
        <w:t xml:space="preserve"> </w:t>
      </w:r>
      <w:r w:rsidRPr="00276F26">
        <w:rPr>
          <w:rFonts w:eastAsia="Times New Roman"/>
          <w:i/>
          <w:iCs/>
          <w:color w:val="000000"/>
          <w:kern w:val="0"/>
          <w14:ligatures w14:val="none"/>
        </w:rPr>
        <w:t>ACOG Guidelines</w:t>
      </w:r>
    </w:p>
    <w:p w14:paraId="4E0C68FF" w14:textId="62A19D89"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b/>
          <w:bCs/>
          <w:color w:val="000000"/>
          <w:kern w:val="0"/>
          <w14:ligatures w14:val="none"/>
        </w:rPr>
        <w:t>3 e. Q:</w:t>
      </w:r>
      <w:r w:rsidRPr="00276F26">
        <w:rPr>
          <w:rFonts w:eastAsia="Times New Roman"/>
          <w:color w:val="000000"/>
          <w:kern w:val="0"/>
          <w14:ligatures w14:val="none"/>
        </w:rPr>
        <w:t xml:space="preserve"> How can I exercise safely if I’m overweight?</w:t>
      </w:r>
    </w:p>
    <w:p w14:paraId="4D24D3D4" w14:textId="7DA64FEE"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b/>
          <w:bCs/>
          <w:color w:val="000000"/>
          <w:kern w:val="0"/>
          <w14:ligatures w14:val="none"/>
        </w:rPr>
        <w:t xml:space="preserve">Bot: </w:t>
      </w:r>
      <w:r w:rsidRPr="00276F26">
        <w:rPr>
          <w:rFonts w:eastAsia="Times New Roman"/>
          <w:color w:val="000000"/>
          <w:kern w:val="0"/>
          <w14:ligatures w14:val="none"/>
        </w:rPr>
        <w:t>If you’re overweight, start with gentle activities like walking and light yoga, even 10–15 minutes a day makes a difference. It is important to not push yourself too far by staying hydrated and resting when tired. Even low-intensity activity can improve your energy levels and help you manage weight gain!</w:t>
      </w:r>
      <w:r w:rsidR="00F874A9">
        <w:rPr>
          <w:rFonts w:eastAsia="Times New Roman"/>
          <w:color w:val="000000"/>
          <w:kern w:val="0"/>
          <w14:ligatures w14:val="none"/>
        </w:rPr>
        <w:t xml:space="preserve"> Ensure 10-15 minutes of walking after meals.</w:t>
      </w:r>
    </w:p>
    <w:p w14:paraId="18DF5A03" w14:textId="77777777"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color w:val="000000"/>
          <w:kern w:val="0"/>
          <w14:ligatures w14:val="none"/>
        </w:rPr>
        <w:t xml:space="preserve">Source: </w:t>
      </w:r>
      <w:r w:rsidRPr="00276F26">
        <w:rPr>
          <w:rFonts w:eastAsia="Times New Roman"/>
          <w:i/>
          <w:iCs/>
          <w:color w:val="000000"/>
          <w:kern w:val="0"/>
          <w14:ligatures w14:val="none"/>
        </w:rPr>
        <w:t>Exploring the Realm of Physical Activity in Pregnant Indian Women</w:t>
      </w:r>
      <w:r w:rsidRPr="00276F26">
        <w:rPr>
          <w:rFonts w:eastAsia="Times New Roman"/>
          <w:color w:val="000000"/>
          <w:kern w:val="0"/>
          <w14:ligatures w14:val="none"/>
        </w:rPr>
        <w:t xml:space="preserve"> (2023), pp. 4–6</w:t>
      </w:r>
    </w:p>
    <w:p w14:paraId="4B8CF171" w14:textId="0450BC9C"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b/>
          <w:bCs/>
          <w:color w:val="000000"/>
          <w:kern w:val="0"/>
          <w14:ligatures w14:val="none"/>
        </w:rPr>
        <w:t xml:space="preserve">3 f. Q: </w:t>
      </w:r>
      <w:r w:rsidRPr="00276F26">
        <w:rPr>
          <w:rFonts w:eastAsia="Times New Roman"/>
          <w:color w:val="000000"/>
          <w:kern w:val="0"/>
          <w14:ligatures w14:val="none"/>
        </w:rPr>
        <w:t>What activities should I avoid?</w:t>
      </w:r>
    </w:p>
    <w:p w14:paraId="79175969" w14:textId="6D257519"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color w:val="000000"/>
          <w:kern w:val="0"/>
          <w14:ligatures w14:val="none"/>
        </w:rPr>
        <w:t>Bot: Avoid extremely strenuous exercises such as weightlifting. You should also avoid exercises that make your body overheat. It is also important to note that it’s harmful for you and your baby to lie flat on your back for more than 15 minutes after 20 weeks, so it’s better to avoid such yoga poses.</w:t>
      </w:r>
    </w:p>
    <w:p w14:paraId="0FCDF76D" w14:textId="77777777" w:rsidR="00A124B8" w:rsidRPr="00276F26" w:rsidRDefault="00A124B8" w:rsidP="00276F26">
      <w:pPr>
        <w:pStyle w:val="NormalWeb"/>
        <w:spacing w:before="240" w:line="360" w:lineRule="auto"/>
        <w:rPr>
          <w:rFonts w:eastAsia="Times New Roman"/>
          <w:i/>
          <w:iCs/>
          <w:color w:val="000000"/>
          <w:kern w:val="0"/>
          <w14:ligatures w14:val="none"/>
        </w:rPr>
      </w:pPr>
      <w:r w:rsidRPr="00276F26">
        <w:rPr>
          <w:rFonts w:eastAsia="Times New Roman"/>
          <w:b/>
          <w:bCs/>
          <w:color w:val="000000"/>
          <w:kern w:val="0"/>
          <w14:ligatures w14:val="none"/>
        </w:rPr>
        <w:t>Source:</w:t>
      </w:r>
      <w:r w:rsidRPr="00276F26">
        <w:rPr>
          <w:rFonts w:eastAsia="Times New Roman"/>
          <w:color w:val="000000"/>
          <w:kern w:val="0"/>
          <w14:ligatures w14:val="none"/>
        </w:rPr>
        <w:t xml:space="preserve"> </w:t>
      </w:r>
      <w:r w:rsidRPr="00276F26">
        <w:rPr>
          <w:rFonts w:eastAsia="Times New Roman"/>
          <w:i/>
          <w:iCs/>
          <w:color w:val="000000"/>
          <w:kern w:val="0"/>
          <w14:ligatures w14:val="none"/>
        </w:rPr>
        <w:t>ACOG Guidelines</w:t>
      </w:r>
    </w:p>
    <w:p w14:paraId="6B99C1D3" w14:textId="2F4727ED"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b/>
          <w:bCs/>
          <w:color w:val="000000"/>
          <w:kern w:val="0"/>
          <w14:ligatures w14:val="none"/>
        </w:rPr>
        <w:t xml:space="preserve">3 g. Interactive message idea: </w:t>
      </w:r>
      <w:r w:rsidRPr="00276F26">
        <w:rPr>
          <w:rFonts w:eastAsia="Times New Roman"/>
          <w:color w:val="000000"/>
          <w:kern w:val="0"/>
          <w14:ligatures w14:val="none"/>
        </w:rPr>
        <w:t>Hello! Moving your body even a little can make a big difference for your health and your baby’s growth. Can I help you plan how to stay active this week?</w:t>
      </w:r>
    </w:p>
    <w:p w14:paraId="04ADA275" w14:textId="77777777"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b/>
          <w:bCs/>
          <w:color w:val="000000"/>
          <w:kern w:val="0"/>
          <w14:ligatures w14:val="none"/>
        </w:rPr>
        <w:t xml:space="preserve">If user selects yes, bot: </w:t>
      </w:r>
      <w:r w:rsidRPr="00276F26">
        <w:rPr>
          <w:rFonts w:eastAsia="Times New Roman"/>
          <w:color w:val="000000"/>
          <w:kern w:val="0"/>
          <w14:ligatures w14:val="none"/>
        </w:rPr>
        <w:t>Great! Let’s start small. Tell me what kind of activity sounds doable for you today? Options: walking, yoga or stretching, household chores</w:t>
      </w:r>
    </w:p>
    <w:p w14:paraId="143E1E13" w14:textId="510A223D"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b/>
          <w:bCs/>
          <w:color w:val="000000"/>
          <w:kern w:val="0"/>
          <w14:ligatures w14:val="none"/>
        </w:rPr>
        <w:t>Yoga:</w:t>
      </w:r>
      <w:r w:rsidRPr="00276F26">
        <w:rPr>
          <w:rFonts w:eastAsia="Times New Roman"/>
          <w:color w:val="000000"/>
          <w:kern w:val="0"/>
          <w14:ligatures w14:val="none"/>
        </w:rPr>
        <w:t xml:space="preserve"> Great!</w:t>
      </w:r>
      <w:r w:rsidRPr="00276F26">
        <w:t xml:space="preserve"> </w:t>
      </w:r>
      <w:r w:rsidRPr="00276F26">
        <w:rPr>
          <w:rFonts w:eastAsia="Times New Roman"/>
          <w:color w:val="000000"/>
          <w:kern w:val="0"/>
          <w14:ligatures w14:val="none"/>
        </w:rPr>
        <w:t>Yoga is one of the best ways to stay flexible and relaxed during pregnancy. Here are some gentle reminders:</w:t>
      </w:r>
    </w:p>
    <w:p w14:paraId="2E1481E4" w14:textId="77777777" w:rsidR="00A124B8" w:rsidRPr="00276F26" w:rsidRDefault="00A124B8" w:rsidP="002F303D">
      <w:pPr>
        <w:pStyle w:val="NormalWeb"/>
        <w:numPr>
          <w:ilvl w:val="0"/>
          <w:numId w:val="15"/>
        </w:numPr>
        <w:spacing w:before="240" w:line="360" w:lineRule="auto"/>
        <w:rPr>
          <w:rFonts w:eastAsia="Times New Roman"/>
          <w:color w:val="000000"/>
          <w:kern w:val="0"/>
          <w14:ligatures w14:val="none"/>
        </w:rPr>
      </w:pPr>
      <w:r w:rsidRPr="00276F26">
        <w:rPr>
          <w:rFonts w:eastAsia="Times New Roman"/>
          <w:color w:val="000000"/>
          <w:kern w:val="0"/>
          <w14:ligatures w14:val="none"/>
        </w:rPr>
        <w:t>Avoid positions which require you to lie flat on your back for more than 15 minutes.</w:t>
      </w:r>
    </w:p>
    <w:p w14:paraId="63C7CA23" w14:textId="77777777" w:rsidR="00A124B8" w:rsidRPr="00276F26" w:rsidRDefault="00A124B8" w:rsidP="002F303D">
      <w:pPr>
        <w:pStyle w:val="NormalWeb"/>
        <w:numPr>
          <w:ilvl w:val="0"/>
          <w:numId w:val="15"/>
        </w:numPr>
        <w:spacing w:before="240" w:line="360" w:lineRule="auto"/>
        <w:rPr>
          <w:rFonts w:eastAsia="Times New Roman"/>
          <w:color w:val="000000"/>
          <w:kern w:val="0"/>
          <w14:ligatures w14:val="none"/>
        </w:rPr>
      </w:pPr>
      <w:r w:rsidRPr="00276F26">
        <w:rPr>
          <w:rFonts w:eastAsia="Times New Roman"/>
          <w:color w:val="000000"/>
          <w:kern w:val="0"/>
          <w14:ligatures w14:val="none"/>
        </w:rPr>
        <w:t>Stay hydrated and take breaks.</w:t>
      </w:r>
    </w:p>
    <w:p w14:paraId="02A29768" w14:textId="0CD05634" w:rsidR="00A124B8" w:rsidRPr="00276F26" w:rsidRDefault="00A124B8" w:rsidP="002F303D">
      <w:pPr>
        <w:pStyle w:val="NormalWeb"/>
        <w:numPr>
          <w:ilvl w:val="0"/>
          <w:numId w:val="15"/>
        </w:numPr>
        <w:spacing w:before="240" w:line="360" w:lineRule="auto"/>
        <w:rPr>
          <w:rFonts w:eastAsia="Times New Roman"/>
          <w:color w:val="000000"/>
          <w:kern w:val="0"/>
          <w14:ligatures w14:val="none"/>
        </w:rPr>
      </w:pPr>
      <w:r w:rsidRPr="00276F26">
        <w:rPr>
          <w:rFonts w:eastAsia="Times New Roman"/>
          <w:color w:val="000000"/>
          <w:kern w:val="0"/>
          <w14:ligatures w14:val="none"/>
        </w:rPr>
        <w:t>Stop if you feel dizzy, pain, or breathless. (can include a link for safe prenatal yoga)</w:t>
      </w:r>
    </w:p>
    <w:p w14:paraId="32971978" w14:textId="77777777"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b/>
          <w:bCs/>
          <w:color w:val="000000"/>
          <w:kern w:val="0"/>
          <w14:ligatures w14:val="none"/>
        </w:rPr>
        <w:lastRenderedPageBreak/>
        <w:t xml:space="preserve">Household chores: </w:t>
      </w:r>
      <w:r w:rsidRPr="00276F26">
        <w:rPr>
          <w:rFonts w:eastAsia="Times New Roman"/>
          <w:color w:val="000000"/>
          <w:kern w:val="0"/>
          <w14:ligatures w14:val="none"/>
        </w:rPr>
        <w:t>Great! Everyday tasks like cooking, cleaning, or light organizing count as physical activity too. They keep you moving and improve flexibility. Just be mindful of safety:</w:t>
      </w:r>
    </w:p>
    <w:p w14:paraId="69B8DC45" w14:textId="77777777" w:rsidR="00A124B8" w:rsidRPr="00276F26" w:rsidRDefault="00A124B8" w:rsidP="002F303D">
      <w:pPr>
        <w:pStyle w:val="NormalWeb"/>
        <w:numPr>
          <w:ilvl w:val="0"/>
          <w:numId w:val="24"/>
        </w:numPr>
        <w:spacing w:before="240" w:line="360" w:lineRule="auto"/>
        <w:rPr>
          <w:rFonts w:eastAsia="Times New Roman"/>
          <w:color w:val="000000"/>
          <w:kern w:val="0"/>
          <w14:ligatures w14:val="none"/>
        </w:rPr>
      </w:pPr>
      <w:r w:rsidRPr="00276F26">
        <w:rPr>
          <w:rFonts w:eastAsia="Times New Roman"/>
          <w:color w:val="000000"/>
          <w:kern w:val="0"/>
          <w14:ligatures w14:val="none"/>
        </w:rPr>
        <w:t>Avoid heavy lifting or bending for long periods.</w:t>
      </w:r>
    </w:p>
    <w:p w14:paraId="73E74570" w14:textId="77777777" w:rsidR="00A124B8" w:rsidRPr="00276F26" w:rsidRDefault="00A124B8" w:rsidP="002F303D">
      <w:pPr>
        <w:pStyle w:val="NormalWeb"/>
        <w:numPr>
          <w:ilvl w:val="0"/>
          <w:numId w:val="24"/>
        </w:numPr>
        <w:spacing w:before="240" w:line="360" w:lineRule="auto"/>
        <w:rPr>
          <w:rFonts w:eastAsia="Times New Roman"/>
          <w:color w:val="000000"/>
          <w:kern w:val="0"/>
          <w14:ligatures w14:val="none"/>
        </w:rPr>
      </w:pPr>
      <w:r w:rsidRPr="00276F26">
        <w:rPr>
          <w:rFonts w:eastAsia="Times New Roman"/>
          <w:color w:val="000000"/>
          <w:kern w:val="0"/>
          <w14:ligatures w14:val="none"/>
        </w:rPr>
        <w:t>Use a small stool to sit while doing chores like cutting vegetables or folding clothes.</w:t>
      </w:r>
    </w:p>
    <w:p w14:paraId="0A5FDBFE" w14:textId="77777777" w:rsidR="00A124B8" w:rsidRPr="00276F26" w:rsidRDefault="00A124B8" w:rsidP="002F303D">
      <w:pPr>
        <w:pStyle w:val="NormalWeb"/>
        <w:numPr>
          <w:ilvl w:val="0"/>
          <w:numId w:val="24"/>
        </w:numPr>
        <w:spacing w:before="240" w:line="360" w:lineRule="auto"/>
        <w:rPr>
          <w:rFonts w:eastAsia="Times New Roman"/>
          <w:color w:val="000000"/>
          <w:kern w:val="0"/>
          <w14:ligatures w14:val="none"/>
        </w:rPr>
      </w:pPr>
      <w:r w:rsidRPr="00276F26">
        <w:rPr>
          <w:rFonts w:eastAsia="Times New Roman"/>
          <w:color w:val="000000"/>
          <w:kern w:val="0"/>
          <w14:ligatures w14:val="none"/>
        </w:rPr>
        <w:t>Take frequent breaks, stretch your legs, and drink water often.</w:t>
      </w:r>
    </w:p>
    <w:p w14:paraId="1A874DF5" w14:textId="77777777" w:rsidR="00A124B8" w:rsidRPr="00276F26" w:rsidRDefault="00A124B8" w:rsidP="002F303D">
      <w:pPr>
        <w:pStyle w:val="NormalWeb"/>
        <w:numPr>
          <w:ilvl w:val="0"/>
          <w:numId w:val="24"/>
        </w:numPr>
        <w:spacing w:before="240" w:line="360" w:lineRule="auto"/>
        <w:rPr>
          <w:rFonts w:eastAsia="Times New Roman"/>
          <w:color w:val="000000"/>
          <w:kern w:val="0"/>
          <w14:ligatures w14:val="none"/>
        </w:rPr>
      </w:pPr>
      <w:r w:rsidRPr="00276F26">
        <w:rPr>
          <w:rFonts w:eastAsia="Times New Roman"/>
          <w:color w:val="000000"/>
          <w:kern w:val="0"/>
          <w14:ligatures w14:val="none"/>
        </w:rPr>
        <w:t>Avoid using harsh chemicals or climbing stools or ladders.</w:t>
      </w:r>
    </w:p>
    <w:p w14:paraId="53C669B3" w14:textId="77777777"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color w:val="000000"/>
          <w:kern w:val="0"/>
          <w14:ligatures w14:val="none"/>
        </w:rPr>
        <w:t>Doing small, manageable tasks helps you stay active without getting tired, balance is key!</w:t>
      </w:r>
    </w:p>
    <w:p w14:paraId="7DD1CC9E" w14:textId="77777777"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b/>
          <w:bCs/>
          <w:color w:val="000000"/>
          <w:kern w:val="0"/>
          <w14:ligatures w14:val="none"/>
        </w:rPr>
        <w:t xml:space="preserve">Walking: </w:t>
      </w:r>
      <w:r w:rsidRPr="00276F26">
        <w:rPr>
          <w:rFonts w:eastAsia="Times New Roman"/>
          <w:color w:val="000000"/>
          <w:kern w:val="0"/>
          <w14:ligatures w14:val="none"/>
        </w:rPr>
        <w:t>Walking is one of the safest and easiest ways to stay active during pregnancy. It keeps your heart healthy, reduces swelling, and helps digestion. Here are some quick tips for safe walking:</w:t>
      </w:r>
    </w:p>
    <w:p w14:paraId="74A3CC5F" w14:textId="77777777" w:rsidR="00A124B8" w:rsidRPr="00276F26" w:rsidRDefault="00A124B8" w:rsidP="002F303D">
      <w:pPr>
        <w:pStyle w:val="NormalWeb"/>
        <w:numPr>
          <w:ilvl w:val="0"/>
          <w:numId w:val="37"/>
        </w:numPr>
        <w:spacing w:before="240" w:line="360" w:lineRule="auto"/>
        <w:rPr>
          <w:rFonts w:eastAsia="Times New Roman"/>
          <w:color w:val="000000"/>
          <w:kern w:val="0"/>
          <w14:ligatures w14:val="none"/>
        </w:rPr>
      </w:pPr>
      <w:r w:rsidRPr="00276F26">
        <w:rPr>
          <w:rFonts w:eastAsia="Times New Roman"/>
          <w:color w:val="000000"/>
          <w:kern w:val="0"/>
          <w14:ligatures w14:val="none"/>
        </w:rPr>
        <w:t>Walk at a comfortable pace where you can still talk easily, no need to rush!</w:t>
      </w:r>
    </w:p>
    <w:p w14:paraId="4AE445D5" w14:textId="77777777" w:rsidR="00A124B8" w:rsidRPr="00276F26" w:rsidRDefault="00A124B8" w:rsidP="002F303D">
      <w:pPr>
        <w:pStyle w:val="NormalWeb"/>
        <w:numPr>
          <w:ilvl w:val="0"/>
          <w:numId w:val="37"/>
        </w:numPr>
        <w:spacing w:before="240" w:line="360" w:lineRule="auto"/>
        <w:rPr>
          <w:rFonts w:eastAsia="Times New Roman"/>
          <w:color w:val="000000"/>
          <w:kern w:val="0"/>
          <w14:ligatures w14:val="none"/>
        </w:rPr>
      </w:pPr>
      <w:r w:rsidRPr="00276F26">
        <w:rPr>
          <w:rFonts w:eastAsia="Times New Roman"/>
          <w:color w:val="000000"/>
          <w:kern w:val="0"/>
          <w14:ligatures w14:val="none"/>
        </w:rPr>
        <w:t>Wear comfortable shoes with a good grip.</w:t>
      </w:r>
    </w:p>
    <w:p w14:paraId="3257D6D2" w14:textId="77777777" w:rsidR="00A124B8" w:rsidRPr="00276F26" w:rsidRDefault="00A124B8" w:rsidP="002F303D">
      <w:pPr>
        <w:pStyle w:val="NormalWeb"/>
        <w:numPr>
          <w:ilvl w:val="0"/>
          <w:numId w:val="37"/>
        </w:numPr>
        <w:spacing w:before="240" w:line="360" w:lineRule="auto"/>
        <w:rPr>
          <w:rFonts w:eastAsia="Times New Roman"/>
          <w:color w:val="000000"/>
          <w:kern w:val="0"/>
          <w14:ligatures w14:val="none"/>
        </w:rPr>
      </w:pPr>
      <w:r w:rsidRPr="00276F26">
        <w:rPr>
          <w:rFonts w:eastAsia="Times New Roman"/>
          <w:color w:val="000000"/>
          <w:kern w:val="0"/>
          <w14:ligatures w14:val="none"/>
        </w:rPr>
        <w:t>Avoid walking in extreme heat, mornings or evenings are the best for doing outdoor activity.</w:t>
      </w:r>
    </w:p>
    <w:p w14:paraId="6ED8F2FA" w14:textId="77777777" w:rsidR="00A124B8" w:rsidRPr="00276F26" w:rsidRDefault="00A124B8" w:rsidP="002F303D">
      <w:pPr>
        <w:pStyle w:val="NormalWeb"/>
        <w:numPr>
          <w:ilvl w:val="0"/>
          <w:numId w:val="37"/>
        </w:numPr>
        <w:spacing w:before="240" w:line="360" w:lineRule="auto"/>
        <w:rPr>
          <w:rFonts w:eastAsia="Times New Roman"/>
          <w:color w:val="000000"/>
          <w:kern w:val="0"/>
          <w14:ligatures w14:val="none"/>
        </w:rPr>
      </w:pPr>
      <w:r w:rsidRPr="00276F26">
        <w:rPr>
          <w:rFonts w:eastAsia="Times New Roman"/>
          <w:color w:val="000000"/>
          <w:kern w:val="0"/>
          <w14:ligatures w14:val="none"/>
        </w:rPr>
        <w:t>Keep a bottle of water with you and take short breaks every 15–20 minutes.</w:t>
      </w:r>
    </w:p>
    <w:p w14:paraId="13EE65F9" w14:textId="77777777" w:rsidR="00A124B8" w:rsidRPr="00276F26" w:rsidRDefault="00A124B8" w:rsidP="002F303D">
      <w:pPr>
        <w:pStyle w:val="NormalWeb"/>
        <w:numPr>
          <w:ilvl w:val="0"/>
          <w:numId w:val="37"/>
        </w:numPr>
        <w:spacing w:before="240" w:line="360" w:lineRule="auto"/>
        <w:rPr>
          <w:rFonts w:eastAsia="Times New Roman"/>
          <w:color w:val="000000"/>
          <w:kern w:val="0"/>
          <w14:ligatures w14:val="none"/>
        </w:rPr>
      </w:pPr>
      <w:r w:rsidRPr="00276F26">
        <w:rPr>
          <w:rFonts w:eastAsia="Times New Roman"/>
          <w:color w:val="000000"/>
          <w:kern w:val="0"/>
          <w14:ligatures w14:val="none"/>
        </w:rPr>
        <w:t>If you feel dizzy or notice swelling, stop and rest.</w:t>
      </w:r>
    </w:p>
    <w:p w14:paraId="69C55B10" w14:textId="1C6B69F2"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color w:val="000000"/>
          <w:kern w:val="0"/>
          <w14:ligatures w14:val="none"/>
        </w:rPr>
        <w:t>Even 10–15 minutes a day can make a big difference!</w:t>
      </w:r>
    </w:p>
    <w:p w14:paraId="53437384" w14:textId="77777777" w:rsidR="00A124B8" w:rsidRPr="00276F26" w:rsidRDefault="00A124B8" w:rsidP="00276F26">
      <w:pPr>
        <w:pStyle w:val="NormalWeb"/>
        <w:tabs>
          <w:tab w:val="left" w:pos="7588"/>
        </w:tabs>
        <w:spacing w:after="240" w:line="360" w:lineRule="auto"/>
        <w:rPr>
          <w:rFonts w:eastAsia="Times New Roman"/>
          <w:kern w:val="0"/>
          <w14:ligatures w14:val="none"/>
        </w:rPr>
      </w:pPr>
    </w:p>
    <w:p w14:paraId="5DB36EB6" w14:textId="77777777" w:rsidR="00A124B8" w:rsidRPr="00276F26" w:rsidRDefault="00A124B8" w:rsidP="00276F26">
      <w:pPr>
        <w:pStyle w:val="NormalWeb"/>
        <w:tabs>
          <w:tab w:val="left" w:pos="7588"/>
        </w:tabs>
        <w:spacing w:after="240" w:line="360" w:lineRule="auto"/>
        <w:rPr>
          <w:rFonts w:eastAsia="Times New Roman"/>
          <w:kern w:val="0"/>
          <w14:ligatures w14:val="none"/>
        </w:rPr>
      </w:pPr>
    </w:p>
    <w:p w14:paraId="0A3F60A0" w14:textId="432B32BA" w:rsidR="00A124B8" w:rsidRPr="00276F26" w:rsidRDefault="00A124B8" w:rsidP="00276F26">
      <w:pPr>
        <w:spacing w:line="360" w:lineRule="auto"/>
        <w:rPr>
          <w:rFonts w:ascii="Times New Roman" w:eastAsia="Times New Roman" w:hAnsi="Times New Roman" w:cs="Times New Roman"/>
          <w:b/>
          <w:bCs/>
          <w:kern w:val="0"/>
          <w14:ligatures w14:val="none"/>
        </w:rPr>
      </w:pPr>
      <w:r w:rsidRPr="00276F26">
        <w:rPr>
          <w:rFonts w:ascii="Times New Roman" w:eastAsia="Times New Roman" w:hAnsi="Times New Roman" w:cs="Times New Roman"/>
          <w:b/>
          <w:bCs/>
          <w:kern w:val="0"/>
          <w14:ligatures w14:val="none"/>
        </w:rPr>
        <w:t>User:</w:t>
      </w:r>
      <w:r w:rsidRPr="00276F26">
        <w:rPr>
          <w:rFonts w:ascii="Times New Roman" w:eastAsia="Times New Roman" w:hAnsi="Times New Roman" w:cs="Times New Roman"/>
          <w:kern w:val="0"/>
          <w14:ligatures w14:val="none"/>
        </w:rPr>
        <w:t xml:space="preserve"> 4. </w:t>
      </w:r>
      <w:r w:rsidRPr="00276F26">
        <w:rPr>
          <w:rFonts w:ascii="Times New Roman" w:eastAsia="Times New Roman" w:hAnsi="Times New Roman" w:cs="Times New Roman"/>
          <w:kern w:val="0"/>
          <w:highlight w:val="yellow"/>
          <w14:ligatures w14:val="none"/>
        </w:rPr>
        <w:t>ANC visits</w:t>
      </w:r>
    </w:p>
    <w:p w14:paraId="3C6A9F96"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 xml:space="preserve">Bot message: </w:t>
      </w:r>
      <w:r w:rsidRPr="00276F26">
        <w:rPr>
          <w:rFonts w:eastAsia="Times New Roman"/>
          <w:kern w:val="0"/>
          <w14:ligatures w14:val="none"/>
        </w:rPr>
        <w:t xml:space="preserve">Regular check-ups during pregnancy called </w:t>
      </w:r>
      <w:r w:rsidRPr="00276F26">
        <w:rPr>
          <w:rFonts w:eastAsia="Times New Roman"/>
          <w:i/>
          <w:iCs/>
          <w:kern w:val="0"/>
          <w14:ligatures w14:val="none"/>
        </w:rPr>
        <w:t>Antenatal Care (ANC) visits</w:t>
      </w:r>
      <w:r w:rsidRPr="00276F26">
        <w:rPr>
          <w:rFonts w:eastAsia="Times New Roman"/>
          <w:kern w:val="0"/>
          <w14:ligatures w14:val="none"/>
        </w:rPr>
        <w:t xml:space="preserve"> help you and your baby stay healthy and safe. Each visit is a chance to track your baby’s growth, check </w:t>
      </w:r>
      <w:r w:rsidRPr="00276F26">
        <w:rPr>
          <w:rFonts w:eastAsia="Times New Roman"/>
          <w:kern w:val="0"/>
          <w14:ligatures w14:val="none"/>
        </w:rPr>
        <w:lastRenderedPageBreak/>
        <w:t>your blood pressure, test for anemia or diabetes, and get important supplements like iron, folic acid, and calcium!</w:t>
      </w:r>
    </w:p>
    <w:p w14:paraId="6178FF94"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kern w:val="0"/>
          <w14:ligatures w14:val="none"/>
        </w:rPr>
        <w:t>Whether it’s your first pregnancy or not, timely visits allow doctors to spot and treat any issues early, keeping you strong throughout your journey. Would you like to know when to go for your check-ups, what to expect at each visit, or why they’re important?</w:t>
      </w:r>
    </w:p>
    <w:p w14:paraId="0E989B33" w14:textId="77777777" w:rsidR="004B7F8D"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kern w:val="0"/>
          <w14:ligatures w14:val="none"/>
        </w:rPr>
        <w:t>Topics:</w:t>
      </w:r>
    </w:p>
    <w:p w14:paraId="366059F9" w14:textId="47E28C02" w:rsidR="004B7F8D" w:rsidRPr="00276F26" w:rsidRDefault="00A124B8" w:rsidP="002F303D">
      <w:pPr>
        <w:pStyle w:val="NormalWeb"/>
        <w:numPr>
          <w:ilvl w:val="0"/>
          <w:numId w:val="21"/>
        </w:numPr>
        <w:tabs>
          <w:tab w:val="left" w:pos="7588"/>
        </w:tabs>
        <w:spacing w:after="240" w:line="360" w:lineRule="auto"/>
        <w:rPr>
          <w:rFonts w:eastAsia="Times New Roman"/>
          <w:kern w:val="0"/>
          <w14:ligatures w14:val="none"/>
        </w:rPr>
      </w:pPr>
      <w:r w:rsidRPr="00276F26">
        <w:rPr>
          <w:rFonts w:eastAsia="Times New Roman"/>
          <w:kern w:val="0"/>
          <w14:ligatures w14:val="none"/>
        </w:rPr>
        <w:t>When to visit for ANC</w:t>
      </w:r>
    </w:p>
    <w:p w14:paraId="291C15F4" w14:textId="723DFF9F" w:rsidR="004B7F8D" w:rsidRPr="00276F26" w:rsidRDefault="00A124B8" w:rsidP="002F303D">
      <w:pPr>
        <w:pStyle w:val="NormalWeb"/>
        <w:numPr>
          <w:ilvl w:val="0"/>
          <w:numId w:val="21"/>
        </w:numPr>
        <w:tabs>
          <w:tab w:val="left" w:pos="7588"/>
        </w:tabs>
        <w:spacing w:after="240" w:line="360" w:lineRule="auto"/>
        <w:rPr>
          <w:rFonts w:eastAsia="Times New Roman"/>
          <w:kern w:val="0"/>
          <w14:ligatures w14:val="none"/>
        </w:rPr>
      </w:pPr>
      <w:r w:rsidRPr="00276F26">
        <w:rPr>
          <w:rFonts w:eastAsia="Times New Roman"/>
          <w:kern w:val="0"/>
          <w14:ligatures w14:val="none"/>
        </w:rPr>
        <w:t>What happens during an ANC visit</w:t>
      </w:r>
    </w:p>
    <w:p w14:paraId="78E70908" w14:textId="77777777" w:rsidR="004B7F8D" w:rsidRPr="00276F26" w:rsidRDefault="004B7F8D" w:rsidP="002F303D">
      <w:pPr>
        <w:pStyle w:val="NormalWeb"/>
        <w:numPr>
          <w:ilvl w:val="0"/>
          <w:numId w:val="21"/>
        </w:numPr>
        <w:tabs>
          <w:tab w:val="left" w:pos="7588"/>
        </w:tabs>
        <w:spacing w:after="240" w:line="360" w:lineRule="auto"/>
        <w:rPr>
          <w:rFonts w:eastAsia="Times New Roman"/>
          <w:kern w:val="0"/>
          <w14:ligatures w14:val="none"/>
        </w:rPr>
      </w:pPr>
      <w:r w:rsidRPr="00276F26">
        <w:rPr>
          <w:rFonts w:eastAsia="Times New Roman"/>
          <w:kern w:val="0"/>
          <w14:ligatures w14:val="none"/>
        </w:rPr>
        <w:t>Importance of regular check-ups</w:t>
      </w:r>
    </w:p>
    <w:p w14:paraId="281CBD88" w14:textId="4BA43197" w:rsidR="004B7F8D" w:rsidRPr="00276F26" w:rsidRDefault="004B7F8D" w:rsidP="002F303D">
      <w:pPr>
        <w:pStyle w:val="NormalWeb"/>
        <w:numPr>
          <w:ilvl w:val="0"/>
          <w:numId w:val="21"/>
        </w:numPr>
        <w:tabs>
          <w:tab w:val="left" w:pos="7588"/>
        </w:tabs>
        <w:spacing w:after="240" w:line="360" w:lineRule="auto"/>
        <w:rPr>
          <w:rFonts w:eastAsia="Times New Roman"/>
          <w:kern w:val="0"/>
          <w14:ligatures w14:val="none"/>
        </w:rPr>
      </w:pPr>
      <w:r w:rsidRPr="00276F26">
        <w:rPr>
          <w:rFonts w:eastAsia="Times New Roman"/>
          <w:kern w:val="0"/>
          <w14:ligatures w14:val="none"/>
        </w:rPr>
        <w:t>Role of ASHA/ANM</w:t>
      </w:r>
    </w:p>
    <w:p w14:paraId="0AA39103" w14:textId="4B7E6737" w:rsidR="004B7F8D" w:rsidRPr="00276F26" w:rsidRDefault="004B7F8D" w:rsidP="002F303D">
      <w:pPr>
        <w:pStyle w:val="NormalWeb"/>
        <w:numPr>
          <w:ilvl w:val="0"/>
          <w:numId w:val="21"/>
        </w:numPr>
        <w:tabs>
          <w:tab w:val="left" w:pos="7588"/>
        </w:tabs>
        <w:spacing w:after="240" w:line="360" w:lineRule="auto"/>
        <w:rPr>
          <w:rFonts w:eastAsia="Times New Roman"/>
          <w:kern w:val="0"/>
          <w14:ligatures w14:val="none"/>
        </w:rPr>
      </w:pPr>
      <w:r w:rsidRPr="00276F26">
        <w:rPr>
          <w:rFonts w:eastAsia="Times New Roman"/>
          <w:kern w:val="0"/>
          <w14:ligatures w14:val="none"/>
        </w:rPr>
        <w:t>VHSND/Mamta Diwas</w:t>
      </w:r>
    </w:p>
    <w:p w14:paraId="596E52C1" w14:textId="5B15B495" w:rsidR="004B7F8D" w:rsidRPr="00276F26" w:rsidRDefault="004B7F8D" w:rsidP="00276F26">
      <w:pPr>
        <w:pStyle w:val="NormalWeb"/>
        <w:tabs>
          <w:tab w:val="left" w:pos="7588"/>
        </w:tabs>
        <w:spacing w:after="240" w:line="360" w:lineRule="auto"/>
        <w:rPr>
          <w:rFonts w:eastAsia="Times New Roman"/>
          <w:kern w:val="0"/>
          <w14:ligatures w14:val="none"/>
        </w:rPr>
      </w:pPr>
    </w:p>
    <w:p w14:paraId="485B8046" w14:textId="77777777" w:rsidR="00A124B8" w:rsidRPr="00276F26" w:rsidRDefault="00A124B8" w:rsidP="00276F26">
      <w:pPr>
        <w:pStyle w:val="NormalWeb"/>
        <w:tabs>
          <w:tab w:val="left" w:pos="7588"/>
        </w:tabs>
        <w:spacing w:after="240" w:line="360" w:lineRule="auto"/>
        <w:rPr>
          <w:rFonts w:eastAsia="Times New Roman"/>
          <w:kern w:val="0"/>
          <w:u w:val="single"/>
          <w14:ligatures w14:val="none"/>
        </w:rPr>
      </w:pPr>
      <w:r w:rsidRPr="00276F26">
        <w:rPr>
          <w:rFonts w:eastAsia="Times New Roman"/>
          <w:kern w:val="0"/>
          <w:u w:val="single"/>
          <w14:ligatures w14:val="none"/>
        </w:rPr>
        <w:t>FAQs:</w:t>
      </w:r>
    </w:p>
    <w:p w14:paraId="7954C7FB" w14:textId="48A1FDE0" w:rsidR="00A124B8" w:rsidRPr="00276F26" w:rsidRDefault="004B7F8D"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 xml:space="preserve">4.1 a. </w:t>
      </w:r>
      <w:r w:rsidR="00A124B8" w:rsidRPr="00276F26">
        <w:rPr>
          <w:rFonts w:eastAsia="Times New Roman"/>
          <w:b/>
          <w:bCs/>
          <w:kern w:val="0"/>
          <w14:ligatures w14:val="none"/>
        </w:rPr>
        <w:t xml:space="preserve">Q: </w:t>
      </w:r>
      <w:r w:rsidR="00A124B8" w:rsidRPr="00276F26">
        <w:rPr>
          <w:rFonts w:eastAsia="Times New Roman"/>
          <w:kern w:val="0"/>
          <w14:ligatures w14:val="none"/>
        </w:rPr>
        <w:t>When should I go for ANC visits?</w:t>
      </w:r>
    </w:p>
    <w:p w14:paraId="4488DE1F"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Bot:</w:t>
      </w:r>
      <w:r w:rsidRPr="00276F26">
        <w:rPr>
          <w:rFonts w:eastAsia="Times New Roman"/>
          <w:kern w:val="0"/>
          <w14:ligatures w14:val="none"/>
        </w:rPr>
        <w:t xml:space="preserve"> Every pregnant woman should register for ANC as soon as pregnancy is detected.</w:t>
      </w:r>
      <w:r w:rsidRPr="00276F26">
        <w:rPr>
          <w:rFonts w:eastAsia="Times New Roman"/>
          <w:kern w:val="0"/>
          <w14:ligatures w14:val="none"/>
        </w:rPr>
        <w:br/>
        <w:t>You must have AT LEAST 4 antenatal check-ups during pregnancy:</w:t>
      </w:r>
      <w:r w:rsidRPr="00276F26">
        <w:rPr>
          <w:rFonts w:eastAsia="Times New Roman"/>
          <w:kern w:val="0"/>
          <w14:ligatures w14:val="none"/>
        </w:rPr>
        <w:br/>
        <w:t xml:space="preserve">1. First check-up: within the </w:t>
      </w:r>
      <w:commentRangeStart w:id="36"/>
      <w:r w:rsidRPr="00276F26">
        <w:rPr>
          <w:rFonts w:eastAsia="Times New Roman"/>
          <w:kern w:val="0"/>
          <w14:ligatures w14:val="none"/>
        </w:rPr>
        <w:t xml:space="preserve">first 3 months </w:t>
      </w:r>
      <w:commentRangeEnd w:id="36"/>
      <w:r w:rsidR="004C2ACA" w:rsidRPr="00276F26">
        <w:rPr>
          <w:rStyle w:val="CommentReference"/>
          <w:rFonts w:eastAsia="Times New Roman"/>
          <w:kern w:val="0"/>
          <w:sz w:val="24"/>
          <w:szCs w:val="24"/>
          <w14:ligatures w14:val="none"/>
        </w:rPr>
        <w:commentReference w:id="36"/>
      </w:r>
      <w:r w:rsidRPr="00276F26">
        <w:rPr>
          <w:rFonts w:eastAsia="Times New Roman"/>
          <w:kern w:val="0"/>
          <w14:ligatures w14:val="none"/>
        </w:rPr>
        <w:br/>
        <w:t>2. Second check-up: in the 4th to 6th month</w:t>
      </w:r>
      <w:r w:rsidRPr="00276F26">
        <w:rPr>
          <w:rFonts w:eastAsia="Times New Roman"/>
          <w:kern w:val="0"/>
          <w14:ligatures w14:val="none"/>
        </w:rPr>
        <w:br/>
        <w:t>3. Third check-up: in the 7th to 8th month</w:t>
      </w:r>
      <w:r w:rsidRPr="00276F26">
        <w:rPr>
          <w:rFonts w:eastAsia="Times New Roman"/>
          <w:kern w:val="0"/>
          <w14:ligatures w14:val="none"/>
        </w:rPr>
        <w:br/>
        <w:t>4. Fourth check-up: in the 9th month</w:t>
      </w:r>
    </w:p>
    <w:p w14:paraId="51BE2181"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kern w:val="0"/>
          <w14:ligatures w14:val="none"/>
        </w:rPr>
        <w:t>Regular ANC visits protect both mother and baby from complications and ensure a healthy pregnancy!</w:t>
      </w:r>
    </w:p>
    <w:p w14:paraId="06182E54" w14:textId="77777777" w:rsidR="00A124B8" w:rsidRPr="00276F26" w:rsidRDefault="00A124B8" w:rsidP="00276F26">
      <w:pPr>
        <w:pStyle w:val="NormalWeb"/>
        <w:tabs>
          <w:tab w:val="left" w:pos="7588"/>
        </w:tabs>
        <w:spacing w:after="240" w:line="360" w:lineRule="auto"/>
        <w:rPr>
          <w:rFonts w:eastAsia="Times New Roman"/>
          <w:i/>
          <w:iCs/>
          <w:kern w:val="0"/>
          <w14:ligatures w14:val="none"/>
        </w:rPr>
      </w:pPr>
      <w:r w:rsidRPr="00276F26">
        <w:rPr>
          <w:rFonts w:eastAsia="Times New Roman"/>
          <w:b/>
          <w:bCs/>
          <w:kern w:val="0"/>
          <w14:ligatures w14:val="none"/>
        </w:rPr>
        <w:t>Source</w:t>
      </w:r>
      <w:r w:rsidRPr="00276F26">
        <w:rPr>
          <w:rFonts w:eastAsia="Times New Roman"/>
          <w:b/>
          <w:bCs/>
          <w:i/>
          <w:iCs/>
          <w:kern w:val="0"/>
          <w14:ligatures w14:val="none"/>
        </w:rPr>
        <w:t>:</w:t>
      </w:r>
      <w:r w:rsidRPr="00276F26">
        <w:rPr>
          <w:rFonts w:eastAsia="Times New Roman"/>
          <w:i/>
          <w:iCs/>
          <w:kern w:val="0"/>
          <w14:ligatures w14:val="none"/>
        </w:rPr>
        <w:t xml:space="preserve"> My Safe Motherhood Booklet, MoHFW &amp; UNICEF</w:t>
      </w:r>
    </w:p>
    <w:p w14:paraId="68B60589" w14:textId="7D406D1A" w:rsidR="00A124B8" w:rsidRPr="00276F26" w:rsidRDefault="004B7F8D"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lastRenderedPageBreak/>
        <w:t xml:space="preserve">4.2 a </w:t>
      </w:r>
      <w:r w:rsidR="00A124B8" w:rsidRPr="00276F26">
        <w:rPr>
          <w:rFonts w:eastAsia="Times New Roman"/>
          <w:b/>
          <w:bCs/>
          <w:kern w:val="0"/>
          <w14:ligatures w14:val="none"/>
        </w:rPr>
        <w:t xml:space="preserve">Q: </w:t>
      </w:r>
      <w:r w:rsidR="00A124B8" w:rsidRPr="00276F26">
        <w:rPr>
          <w:rFonts w:eastAsia="Times New Roman"/>
          <w:kern w:val="0"/>
          <w14:ligatures w14:val="none"/>
        </w:rPr>
        <w:t>What should be done at every ANC visit?</w:t>
      </w:r>
      <w:commentRangeStart w:id="37"/>
      <w:commentRangeEnd w:id="37"/>
      <w:r w:rsidR="00A124B8" w:rsidRPr="00276F26">
        <w:rPr>
          <w:rStyle w:val="CommentReference"/>
          <w:rFonts w:eastAsia="Times New Roman"/>
          <w:kern w:val="0"/>
          <w:sz w:val="24"/>
          <w:szCs w:val="24"/>
          <w14:ligatures w14:val="none"/>
        </w:rPr>
        <w:commentReference w:id="37"/>
      </w:r>
    </w:p>
    <w:p w14:paraId="29FF3B60"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14:ligatures w14:val="none"/>
        </w:rPr>
        <w:t>Bot</w:t>
      </w:r>
      <w:r w:rsidRPr="00276F26">
        <w:rPr>
          <w:rFonts w:eastAsia="Times New Roman"/>
          <w:kern w:val="0"/>
          <w14:ligatures w14:val="none"/>
        </w:rPr>
        <w:t xml:space="preserve">: </w:t>
      </w:r>
      <w:r w:rsidRPr="00276F26">
        <w:rPr>
          <w:rFonts w:eastAsia="Times New Roman"/>
          <w:kern w:val="0"/>
          <w:lang w:val="en-IN"/>
          <w14:ligatures w14:val="none"/>
        </w:rPr>
        <w:t xml:space="preserve">During your ANC visits, the following are </w:t>
      </w:r>
      <w:commentRangeStart w:id="38"/>
      <w:r w:rsidRPr="00276F26">
        <w:rPr>
          <w:rFonts w:eastAsia="Times New Roman"/>
          <w:kern w:val="0"/>
          <w:lang w:val="en-IN"/>
          <w14:ligatures w14:val="none"/>
        </w:rPr>
        <w:t>essential:</w:t>
      </w:r>
      <w:commentRangeStart w:id="39"/>
      <w:commentRangeEnd w:id="39"/>
      <w:r w:rsidRPr="00276F26">
        <w:rPr>
          <w:rStyle w:val="CommentReference"/>
          <w:rFonts w:eastAsia="Times New Roman"/>
          <w:kern w:val="0"/>
          <w:sz w:val="24"/>
          <w:szCs w:val="24"/>
          <w:lang w:val="en-IN"/>
          <w14:ligatures w14:val="none"/>
        </w:rPr>
        <w:commentReference w:id="39"/>
      </w:r>
      <w:commentRangeEnd w:id="38"/>
      <w:r w:rsidR="00873D96" w:rsidRPr="00276F26">
        <w:rPr>
          <w:rStyle w:val="CommentReference"/>
          <w:rFonts w:eastAsia="Times New Roman"/>
          <w:kern w:val="0"/>
          <w:sz w:val="24"/>
          <w:szCs w:val="24"/>
          <w:lang w:val="en-IN"/>
          <w14:ligatures w14:val="none"/>
        </w:rPr>
        <w:commentReference w:id="38"/>
      </w:r>
    </w:p>
    <w:p w14:paraId="3F95AD37" w14:textId="77777777" w:rsidR="00A124B8" w:rsidRPr="00276F26" w:rsidRDefault="00A124B8" w:rsidP="002F303D">
      <w:pPr>
        <w:pStyle w:val="NormalWeb"/>
        <w:numPr>
          <w:ilvl w:val="0"/>
          <w:numId w:val="11"/>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Blood tests: To check haemoglobin (for anaemia), blood group, and HIV, syphilis, and hepatitis B.</w:t>
      </w:r>
    </w:p>
    <w:p w14:paraId="6C22DA90" w14:textId="77777777" w:rsidR="00A124B8" w:rsidRPr="00276F26" w:rsidRDefault="00A124B8" w:rsidP="002F303D">
      <w:pPr>
        <w:pStyle w:val="NormalWeb"/>
        <w:numPr>
          <w:ilvl w:val="0"/>
          <w:numId w:val="11"/>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Urine test: For protein and sugar levels.</w:t>
      </w:r>
    </w:p>
    <w:p w14:paraId="1027C060" w14:textId="77777777" w:rsidR="00A124B8" w:rsidRPr="00276F26" w:rsidRDefault="00A124B8" w:rsidP="002F303D">
      <w:pPr>
        <w:pStyle w:val="NormalWeb"/>
        <w:numPr>
          <w:ilvl w:val="0"/>
          <w:numId w:val="11"/>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Weight and BP: Checked at every visit.</w:t>
      </w:r>
    </w:p>
    <w:p w14:paraId="600BD24E" w14:textId="77777777" w:rsidR="00A124B8" w:rsidRPr="00276F26" w:rsidRDefault="00A124B8" w:rsidP="002F303D">
      <w:pPr>
        <w:pStyle w:val="NormalWeb"/>
        <w:numPr>
          <w:ilvl w:val="0"/>
          <w:numId w:val="11"/>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Tetanus or TD injections: Two doses to prevent infections for you and your newborn.</w:t>
      </w:r>
    </w:p>
    <w:p w14:paraId="408FD35A" w14:textId="77777777" w:rsidR="00A124B8" w:rsidRPr="00276F26" w:rsidRDefault="00A124B8" w:rsidP="002F303D">
      <w:pPr>
        <w:pStyle w:val="NormalWeb"/>
        <w:numPr>
          <w:ilvl w:val="0"/>
          <w:numId w:val="11"/>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Ultrasound: To monitor baby’s growth (usually one early, one in the second trimester).</w:t>
      </w:r>
    </w:p>
    <w:p w14:paraId="68ABF571"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Your ANM or doctor will explain each test and its purpose so you understand what’s being done and why.</w:t>
      </w:r>
    </w:p>
    <w:p w14:paraId="27F3D069" w14:textId="77777777" w:rsidR="00A124B8" w:rsidRPr="00276F26" w:rsidRDefault="00A124B8" w:rsidP="00276F26">
      <w:pPr>
        <w:pStyle w:val="NormalWeb"/>
        <w:tabs>
          <w:tab w:val="left" w:pos="7588"/>
        </w:tabs>
        <w:spacing w:after="240" w:line="360" w:lineRule="auto"/>
        <w:rPr>
          <w:rFonts w:eastAsia="Times New Roman"/>
          <w:i/>
          <w:iCs/>
          <w:kern w:val="0"/>
          <w14:ligatures w14:val="none"/>
        </w:rPr>
      </w:pPr>
      <w:r w:rsidRPr="00276F26">
        <w:rPr>
          <w:rFonts w:eastAsia="Times New Roman"/>
          <w:b/>
          <w:bCs/>
          <w:kern w:val="0"/>
          <w14:ligatures w14:val="none"/>
        </w:rPr>
        <w:t>Source:</w:t>
      </w:r>
      <w:r w:rsidRPr="00276F26">
        <w:rPr>
          <w:rFonts w:eastAsia="Times New Roman"/>
          <w:kern w:val="0"/>
          <w14:ligatures w14:val="none"/>
        </w:rPr>
        <w:t xml:space="preserve"> </w:t>
      </w:r>
      <w:r w:rsidRPr="00276F26">
        <w:rPr>
          <w:rFonts w:eastAsia="Times New Roman"/>
          <w:i/>
          <w:iCs/>
          <w:kern w:val="0"/>
          <w14:ligatures w14:val="none"/>
        </w:rPr>
        <w:t>My Safe Motherhood Booklet, MoHFW</w:t>
      </w:r>
    </w:p>
    <w:p w14:paraId="4F8F163F" w14:textId="4B7E2EE2" w:rsidR="00A124B8" w:rsidRPr="00276F26" w:rsidRDefault="004B7F8D"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4.2 b.</w:t>
      </w:r>
      <w:r w:rsidR="00A124B8" w:rsidRPr="00276F26">
        <w:rPr>
          <w:rFonts w:eastAsia="Times New Roman"/>
          <w:b/>
          <w:bCs/>
          <w:kern w:val="0"/>
          <w14:ligatures w14:val="none"/>
        </w:rPr>
        <w:t xml:space="preserve">Q: </w:t>
      </w:r>
      <w:r w:rsidR="00A124B8" w:rsidRPr="00276F26">
        <w:rPr>
          <w:rFonts w:eastAsia="Times New Roman"/>
          <w:kern w:val="0"/>
          <w14:ligatures w14:val="none"/>
        </w:rPr>
        <w:t>Why are regular ANC visits important?</w:t>
      </w:r>
    </w:p>
    <w:p w14:paraId="3F556161"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 xml:space="preserve">Bot: </w:t>
      </w:r>
      <w:r w:rsidRPr="00276F26">
        <w:rPr>
          <w:rFonts w:eastAsia="Times New Roman"/>
          <w:kern w:val="0"/>
          <w14:ligatures w14:val="none"/>
        </w:rPr>
        <w:t>You should visit your ANC every month as it will safeguard the health of both you and your baby!</w:t>
      </w:r>
      <w:r w:rsidRPr="00276F26">
        <w:rPr>
          <w:rFonts w:eastAsia="Times New Roman"/>
          <w:b/>
          <w:bCs/>
          <w:kern w:val="0"/>
          <w14:ligatures w14:val="none"/>
        </w:rPr>
        <w:t xml:space="preserve"> </w:t>
      </w:r>
      <w:r w:rsidRPr="00276F26">
        <w:rPr>
          <w:rFonts w:eastAsia="Times New Roman"/>
          <w:kern w:val="0"/>
          <w14:ligatures w14:val="none"/>
        </w:rPr>
        <w:t>Regular visits ensure:</w:t>
      </w:r>
      <w:r w:rsidRPr="00276F26">
        <w:rPr>
          <w:rFonts w:eastAsia="Times New Roman"/>
          <w:kern w:val="0"/>
          <w14:ligatures w14:val="none"/>
        </w:rPr>
        <w:br/>
        <w:t>1. Early detection of anemia, high blood pressure, diabetes, and infections.</w:t>
      </w:r>
      <w:r w:rsidRPr="00276F26">
        <w:rPr>
          <w:rFonts w:eastAsia="Times New Roman"/>
          <w:kern w:val="0"/>
          <w14:ligatures w14:val="none"/>
        </w:rPr>
        <w:br/>
        <w:t>2. Monitoring of fetal growth and movement.</w:t>
      </w:r>
      <w:r w:rsidRPr="00276F26">
        <w:rPr>
          <w:rFonts w:eastAsia="Times New Roman"/>
          <w:kern w:val="0"/>
          <w14:ligatures w14:val="none"/>
        </w:rPr>
        <w:br/>
        <w:t>3. Timely tetanus immunization and nutrition counselling.</w:t>
      </w:r>
      <w:r w:rsidRPr="00276F26">
        <w:rPr>
          <w:rFonts w:eastAsia="Times New Roman"/>
          <w:kern w:val="0"/>
          <w14:ligatures w14:val="none"/>
        </w:rPr>
        <w:br/>
        <w:t>4. Referral to higher facilities in case of complications.</w:t>
      </w:r>
    </w:p>
    <w:p w14:paraId="49858EB2"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kern w:val="0"/>
          <w14:ligatures w14:val="none"/>
        </w:rPr>
        <w:t>In addition to this, you Anganwadi worker can help you fill out your PMMVY scheme application and guide you through your pregnancy, every step of the way!</w:t>
      </w:r>
    </w:p>
    <w:p w14:paraId="7B1BBA1E" w14:textId="440D7744" w:rsidR="004B7F8D" w:rsidRPr="00276F26" w:rsidRDefault="004B7F8D" w:rsidP="00276F26">
      <w:pPr>
        <w:pStyle w:val="NormalWeb"/>
        <w:tabs>
          <w:tab w:val="left" w:pos="7588"/>
        </w:tabs>
        <w:spacing w:after="240" w:line="360" w:lineRule="auto"/>
        <w:rPr>
          <w:rFonts w:eastAsia="Times New Roman"/>
          <w:b/>
          <w:bCs/>
          <w:kern w:val="0"/>
          <w:lang w:val="en-IN"/>
          <w14:ligatures w14:val="none"/>
        </w:rPr>
      </w:pPr>
      <w:r w:rsidRPr="00276F26">
        <w:rPr>
          <w:rFonts w:eastAsia="Times New Roman"/>
          <w:b/>
          <w:bCs/>
          <w:kern w:val="0"/>
          <w:lang w:val="en-IN"/>
          <w14:ligatures w14:val="none"/>
        </w:rPr>
        <w:t xml:space="preserve">4.2 c. Q: </w:t>
      </w:r>
      <w:r w:rsidRPr="00276F26">
        <w:rPr>
          <w:rFonts w:eastAsia="Times New Roman"/>
          <w:kern w:val="0"/>
          <w:lang w:val="en-IN"/>
          <w14:ligatures w14:val="none"/>
        </w:rPr>
        <w:t>What warning signs should I look out for between visits?</w:t>
      </w:r>
    </w:p>
    <w:p w14:paraId="71C017FE" w14:textId="77777777" w:rsidR="004B7F8D" w:rsidRPr="00276F26" w:rsidRDefault="004B7F8D" w:rsidP="00276F26">
      <w:pPr>
        <w:pStyle w:val="NormalWeb"/>
        <w:tabs>
          <w:tab w:val="left" w:pos="7588"/>
        </w:tabs>
        <w:spacing w:after="240" w:line="360" w:lineRule="auto"/>
        <w:ind w:left="360"/>
        <w:rPr>
          <w:rFonts w:eastAsia="Times New Roman"/>
          <w:kern w:val="0"/>
          <w:lang w:val="en-IN"/>
          <w14:ligatures w14:val="none"/>
        </w:rPr>
      </w:pPr>
      <w:r w:rsidRPr="00276F26">
        <w:rPr>
          <w:rFonts w:eastAsia="Times New Roman"/>
          <w:b/>
          <w:bCs/>
          <w:kern w:val="0"/>
          <w:lang w:val="en-IN"/>
          <w14:ligatures w14:val="none"/>
        </w:rPr>
        <w:t>Bot:</w:t>
      </w:r>
      <w:r w:rsidRPr="00276F26">
        <w:rPr>
          <w:rFonts w:eastAsia="Times New Roman"/>
          <w:kern w:val="0"/>
          <w:lang w:val="en-IN"/>
          <w14:ligatures w14:val="none"/>
        </w:rPr>
        <w:t xml:space="preserve"> Go to your nearest health centre immediately if you notice any of these:</w:t>
      </w:r>
      <w:r w:rsidRPr="00276F26">
        <w:rPr>
          <w:rFonts w:eastAsia="Times New Roman"/>
          <w:kern w:val="0"/>
          <w:lang w:val="en-IN"/>
          <w14:ligatures w14:val="none"/>
        </w:rPr>
        <w:br/>
        <w:t>-Heavy bleeding or watery discharge</w:t>
      </w:r>
      <w:r w:rsidRPr="00276F26">
        <w:rPr>
          <w:rFonts w:eastAsia="Times New Roman"/>
          <w:kern w:val="0"/>
          <w:lang w:val="en-IN"/>
          <w14:ligatures w14:val="none"/>
        </w:rPr>
        <w:br/>
        <w:t>-Severe headache or blurred vision</w:t>
      </w:r>
      <w:r w:rsidRPr="00276F26">
        <w:rPr>
          <w:rFonts w:eastAsia="Times New Roman"/>
          <w:kern w:val="0"/>
          <w:lang w:val="en-IN"/>
          <w14:ligatures w14:val="none"/>
        </w:rPr>
        <w:br/>
      </w:r>
      <w:r w:rsidRPr="00276F26">
        <w:rPr>
          <w:rFonts w:eastAsia="Times New Roman"/>
          <w:kern w:val="0"/>
          <w:lang w:val="en-IN"/>
          <w14:ligatures w14:val="none"/>
        </w:rPr>
        <w:lastRenderedPageBreak/>
        <w:t>- Swelling of hands, face, or feet</w:t>
      </w:r>
      <w:r w:rsidRPr="00276F26">
        <w:rPr>
          <w:rFonts w:eastAsia="Times New Roman"/>
          <w:kern w:val="0"/>
          <w:lang w:val="en-IN"/>
          <w14:ligatures w14:val="none"/>
        </w:rPr>
        <w:br/>
        <w:t>- Pain in your upper abdomen or chest</w:t>
      </w:r>
      <w:r w:rsidRPr="00276F26">
        <w:rPr>
          <w:rFonts w:eastAsia="Times New Roman"/>
          <w:kern w:val="0"/>
          <w:lang w:val="en-IN"/>
          <w14:ligatures w14:val="none"/>
        </w:rPr>
        <w:br/>
        <w:t>- Fewer or no baby movements</w:t>
      </w:r>
      <w:r w:rsidRPr="00276F26">
        <w:rPr>
          <w:rFonts w:eastAsia="Times New Roman"/>
          <w:kern w:val="0"/>
          <w:lang w:val="en-IN"/>
          <w14:ligatures w14:val="none"/>
        </w:rPr>
        <w:br/>
        <w:t>- Severe weakness, fainting, or breathlessness</w:t>
      </w:r>
    </w:p>
    <w:p w14:paraId="7165584B" w14:textId="77777777" w:rsidR="004B7F8D" w:rsidRPr="00276F26" w:rsidRDefault="004B7F8D" w:rsidP="00276F26">
      <w:pPr>
        <w:pStyle w:val="NormalWeb"/>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Early attention can save your life and your baby’s so never wait to report these symptoms.</w:t>
      </w:r>
    </w:p>
    <w:p w14:paraId="57F91A2C" w14:textId="77777777" w:rsidR="004B7F8D" w:rsidRPr="00276F26" w:rsidRDefault="004B7F8D" w:rsidP="00276F26">
      <w:pPr>
        <w:pStyle w:val="NormalWeb"/>
        <w:spacing w:before="240" w:after="240" w:line="360" w:lineRule="auto"/>
        <w:rPr>
          <w:rFonts w:eastAsia="Times New Roman"/>
          <w:b/>
          <w:bCs/>
          <w:color w:val="000000"/>
          <w:kern w:val="0"/>
          <w14:ligatures w14:val="none"/>
        </w:rPr>
      </w:pPr>
      <w:r w:rsidRPr="00276F26">
        <w:rPr>
          <w:rFonts w:eastAsia="Times New Roman"/>
          <w:b/>
          <w:bCs/>
          <w:color w:val="000000"/>
          <w:kern w:val="0"/>
          <w:highlight w:val="red"/>
          <w14:ligatures w14:val="none"/>
        </w:rPr>
        <w:t>Do you want to know the number/location of your nearest aanganwadi center?</w:t>
      </w:r>
    </w:p>
    <w:p w14:paraId="0A6DFD9A" w14:textId="77777777" w:rsidR="004B7F8D" w:rsidRPr="00276F26" w:rsidRDefault="004B7F8D" w:rsidP="00276F26">
      <w:pPr>
        <w:pStyle w:val="NormalWeb"/>
        <w:tabs>
          <w:tab w:val="left" w:pos="7588"/>
        </w:tabs>
        <w:spacing w:after="240" w:line="360" w:lineRule="auto"/>
        <w:rPr>
          <w:rFonts w:eastAsia="Times New Roman"/>
          <w:i/>
          <w:iCs/>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High-Risk Conditions in Pregnancy, MoHFW; MCP Card, MoHFW 2018</w:t>
      </w:r>
    </w:p>
    <w:p w14:paraId="5910F88A" w14:textId="77777777" w:rsidR="004B7F8D" w:rsidRPr="00276F26" w:rsidRDefault="004B7F8D" w:rsidP="00276F26">
      <w:pPr>
        <w:pStyle w:val="NormalWeb"/>
        <w:tabs>
          <w:tab w:val="left" w:pos="7588"/>
        </w:tabs>
        <w:spacing w:after="240" w:line="360" w:lineRule="auto"/>
        <w:rPr>
          <w:rFonts w:eastAsia="Times New Roman"/>
          <w:kern w:val="0"/>
          <w14:ligatures w14:val="none"/>
        </w:rPr>
      </w:pPr>
    </w:p>
    <w:p w14:paraId="23C00EF1" w14:textId="08D0DB7F" w:rsidR="00A124B8" w:rsidRPr="00276F26" w:rsidRDefault="004B7F8D" w:rsidP="00276F26">
      <w:pPr>
        <w:pStyle w:val="NormalWeb"/>
        <w:tabs>
          <w:tab w:val="left" w:pos="7588"/>
        </w:tabs>
        <w:spacing w:after="240" w:line="360" w:lineRule="auto"/>
        <w:rPr>
          <w:rFonts w:eastAsia="Times New Roman"/>
          <w:b/>
          <w:bCs/>
          <w:kern w:val="0"/>
          <w:lang w:val="en-IN"/>
          <w14:ligatures w14:val="none"/>
        </w:rPr>
      </w:pPr>
      <w:r w:rsidRPr="00276F26">
        <w:rPr>
          <w:rFonts w:eastAsia="Times New Roman"/>
          <w:b/>
          <w:bCs/>
          <w:kern w:val="0"/>
          <w14:ligatures w14:val="none"/>
        </w:rPr>
        <w:t xml:space="preserve">4.3 a </w:t>
      </w:r>
      <w:r w:rsidR="00A124B8" w:rsidRPr="00276F26">
        <w:rPr>
          <w:rFonts w:eastAsia="Times New Roman"/>
          <w:b/>
          <w:bCs/>
          <w:kern w:val="0"/>
          <w14:ligatures w14:val="none"/>
        </w:rPr>
        <w:t xml:space="preserve">Q: </w:t>
      </w:r>
      <w:r w:rsidR="00A124B8" w:rsidRPr="00276F26">
        <w:rPr>
          <w:rFonts w:eastAsia="Times New Roman"/>
          <w:kern w:val="0"/>
          <w:lang w:val="en-IN"/>
          <w14:ligatures w14:val="none"/>
        </w:rPr>
        <w:t>Why should I attend every month, even if I feel fine?</w:t>
      </w:r>
    </w:p>
    <w:p w14:paraId="1A0A09F2" w14:textId="77777777" w:rsidR="00A124B8" w:rsidRPr="00276F26" w:rsidRDefault="00A124B8" w:rsidP="00276F26">
      <w:pPr>
        <w:pStyle w:val="NormalWeb"/>
        <w:tabs>
          <w:tab w:val="left" w:pos="7588"/>
        </w:tabs>
        <w:spacing w:after="240" w:line="360" w:lineRule="auto"/>
        <w:rPr>
          <w:rFonts w:eastAsia="Times New Roman"/>
          <w:b/>
          <w:bCs/>
          <w:kern w:val="0"/>
          <w:lang w:val="en-IN"/>
          <w14:ligatures w14:val="none"/>
        </w:rPr>
      </w:pPr>
      <w:r w:rsidRPr="00276F26">
        <w:rPr>
          <w:rFonts w:eastAsia="Times New Roman"/>
          <w:b/>
          <w:bCs/>
          <w:kern w:val="0"/>
          <w:lang w:val="en-IN"/>
          <w14:ligatures w14:val="none"/>
        </w:rPr>
        <w:t>Bot:</w:t>
      </w:r>
      <w:r w:rsidRPr="00276F26">
        <w:rPr>
          <w:rFonts w:eastAsia="Times New Roman"/>
          <w:kern w:val="0"/>
          <w:lang w:val="en-IN"/>
          <w14:ligatures w14:val="none"/>
        </w:rPr>
        <w:t xml:space="preserve"> Even if you’re feeling healthy, regular visits are very important, some complications have no early symptoms. Each monthly visit allows your ANM or doctor to:</w:t>
      </w:r>
    </w:p>
    <w:p w14:paraId="0E2C4CF4" w14:textId="77777777" w:rsidR="00A124B8" w:rsidRPr="00276F26" w:rsidRDefault="00A124B8" w:rsidP="002F303D">
      <w:pPr>
        <w:pStyle w:val="NormalWeb"/>
        <w:numPr>
          <w:ilvl w:val="0"/>
          <w:numId w:val="13"/>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Track your weight and baby’s growth</w:t>
      </w:r>
    </w:p>
    <w:p w14:paraId="5490DD6B" w14:textId="77777777" w:rsidR="00A124B8" w:rsidRPr="00276F26" w:rsidRDefault="00A124B8" w:rsidP="002F303D">
      <w:pPr>
        <w:pStyle w:val="NormalWeb"/>
        <w:numPr>
          <w:ilvl w:val="0"/>
          <w:numId w:val="13"/>
        </w:numPr>
        <w:tabs>
          <w:tab w:val="left" w:pos="7588"/>
        </w:tabs>
        <w:spacing w:after="240" w:line="360" w:lineRule="auto"/>
        <w:rPr>
          <w:rFonts w:eastAsia="Times New Roman"/>
          <w:lang w:val="en-IN"/>
        </w:rPr>
      </w:pPr>
      <w:r w:rsidRPr="00276F26">
        <w:rPr>
          <w:rFonts w:eastAsia="Times New Roman"/>
          <w:lang w:val="en-IN"/>
        </w:rPr>
        <w:t>Nutrition related tips</w:t>
      </w:r>
    </w:p>
    <w:p w14:paraId="548B353A" w14:textId="77777777" w:rsidR="00A124B8" w:rsidRPr="00276F26" w:rsidRDefault="00A124B8" w:rsidP="002F303D">
      <w:pPr>
        <w:pStyle w:val="NormalWeb"/>
        <w:numPr>
          <w:ilvl w:val="0"/>
          <w:numId w:val="13"/>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Check your blood pressure and haemoglobin</w:t>
      </w:r>
    </w:p>
    <w:p w14:paraId="7B85C65D" w14:textId="77777777" w:rsidR="00A124B8" w:rsidRPr="00276F26" w:rsidRDefault="00A124B8" w:rsidP="002F303D">
      <w:pPr>
        <w:pStyle w:val="NormalWeb"/>
        <w:numPr>
          <w:ilvl w:val="0"/>
          <w:numId w:val="13"/>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 xml:space="preserve">Refill your IFA and </w:t>
      </w:r>
      <w:commentRangeStart w:id="40"/>
      <w:r w:rsidRPr="00276F26">
        <w:rPr>
          <w:rFonts w:eastAsia="Times New Roman"/>
          <w:kern w:val="0"/>
          <w:lang w:val="en-IN"/>
          <w14:ligatures w14:val="none"/>
        </w:rPr>
        <w:t>calcium tablets</w:t>
      </w:r>
      <w:commentRangeEnd w:id="40"/>
      <w:r w:rsidR="00C92246" w:rsidRPr="00276F26">
        <w:rPr>
          <w:rStyle w:val="CommentReference"/>
          <w:rFonts w:eastAsia="Times New Roman"/>
          <w:kern w:val="0"/>
          <w:sz w:val="24"/>
          <w:szCs w:val="24"/>
          <w:lang w:val="en-IN"/>
          <w14:ligatures w14:val="none"/>
        </w:rPr>
        <w:commentReference w:id="40"/>
      </w:r>
    </w:p>
    <w:p w14:paraId="5617C4E3" w14:textId="77777777" w:rsidR="00A124B8" w:rsidRPr="00276F26" w:rsidRDefault="00A124B8" w:rsidP="002F303D">
      <w:pPr>
        <w:pStyle w:val="NormalWeb"/>
        <w:numPr>
          <w:ilvl w:val="0"/>
          <w:numId w:val="13"/>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Update your MCP card</w:t>
      </w:r>
    </w:p>
    <w:p w14:paraId="68E90FE7" w14:textId="77777777" w:rsidR="00A124B8" w:rsidRPr="00276F26" w:rsidRDefault="00A124B8" w:rsidP="002F303D">
      <w:pPr>
        <w:pStyle w:val="NormalWeb"/>
        <w:numPr>
          <w:ilvl w:val="0"/>
          <w:numId w:val="13"/>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Guide you on food, rest, and physical activity</w:t>
      </w:r>
    </w:p>
    <w:p w14:paraId="50141025"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Remember - preventive care is the best care!</w:t>
      </w:r>
      <w:r w:rsidRPr="00276F26">
        <w:rPr>
          <w:rFonts w:eastAsia="Times New Roman"/>
          <w:kern w:val="0"/>
          <w:lang w:val="en-IN"/>
          <w14:ligatures w14:val="none"/>
        </w:rPr>
        <w:br/>
        <w:t>Your health team is here to help, so never skip a visit.</w:t>
      </w:r>
    </w:p>
    <w:p w14:paraId="24C4E202" w14:textId="5BA3E194" w:rsidR="00A124B8" w:rsidRPr="00276F26" w:rsidRDefault="004B7F8D"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4.4 a. </w:t>
      </w:r>
      <w:r w:rsidR="00A124B8" w:rsidRPr="00276F26">
        <w:rPr>
          <w:rFonts w:eastAsia="Times New Roman"/>
          <w:b/>
          <w:bCs/>
          <w:kern w:val="0"/>
          <w:lang w:val="en-IN"/>
          <w14:ligatures w14:val="none"/>
        </w:rPr>
        <w:t xml:space="preserve">Q: </w:t>
      </w:r>
      <w:r w:rsidR="00A124B8" w:rsidRPr="00276F26">
        <w:rPr>
          <w:rFonts w:eastAsia="Times New Roman"/>
          <w:kern w:val="0"/>
          <w:lang w:val="en-IN"/>
          <w14:ligatures w14:val="none"/>
        </w:rPr>
        <w:t>What is the role of ANM and ASHA during ANC?</w:t>
      </w:r>
    </w:p>
    <w:p w14:paraId="301F31BB"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lastRenderedPageBreak/>
        <w:t>Bot:</w:t>
      </w:r>
      <w:r w:rsidRPr="00276F26">
        <w:rPr>
          <w:rFonts w:eastAsia="Times New Roman"/>
          <w:kern w:val="0"/>
          <w:lang w:val="en-IN"/>
          <w14:ligatures w14:val="none"/>
        </w:rPr>
        <w:t xml:space="preserve"> Your ANM (Auxiliary Nurse Midwife), ASHA, and Anganwadi Worker are your closest support system during pregnancy.</w:t>
      </w:r>
      <w:r w:rsidRPr="00276F26">
        <w:rPr>
          <w:rFonts w:eastAsia="Times New Roman"/>
          <w:kern w:val="0"/>
          <w:lang w:val="en-IN"/>
          <w14:ligatures w14:val="none"/>
        </w:rPr>
        <w:br/>
        <w:t>They will:</w:t>
      </w:r>
    </w:p>
    <w:p w14:paraId="37C3A5F4" w14:textId="77777777" w:rsidR="00A124B8" w:rsidRPr="00276F26" w:rsidRDefault="00A124B8" w:rsidP="002F303D">
      <w:pPr>
        <w:pStyle w:val="NormalWeb"/>
        <w:numPr>
          <w:ilvl w:val="0"/>
          <w:numId w:val="16"/>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Register your pregnancy and maintain your MCP card</w:t>
      </w:r>
    </w:p>
    <w:p w14:paraId="67C2655E" w14:textId="77777777" w:rsidR="00A124B8" w:rsidRPr="00276F26" w:rsidRDefault="00A124B8" w:rsidP="002F303D">
      <w:pPr>
        <w:pStyle w:val="NormalWeb"/>
        <w:numPr>
          <w:ilvl w:val="0"/>
          <w:numId w:val="16"/>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Give you IFA and calcium tablets</w:t>
      </w:r>
    </w:p>
    <w:p w14:paraId="27B7BE49" w14:textId="77777777" w:rsidR="00A124B8" w:rsidRPr="00276F26" w:rsidRDefault="00A124B8" w:rsidP="002F303D">
      <w:pPr>
        <w:pStyle w:val="NormalWeb"/>
        <w:numPr>
          <w:ilvl w:val="0"/>
          <w:numId w:val="16"/>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Remind you about VHSND/Mamata Diwas check-up days</w:t>
      </w:r>
    </w:p>
    <w:p w14:paraId="4F0BC904" w14:textId="77777777" w:rsidR="00A124B8" w:rsidRPr="00276F26" w:rsidRDefault="00A124B8" w:rsidP="002F303D">
      <w:pPr>
        <w:pStyle w:val="NormalWeb"/>
        <w:numPr>
          <w:ilvl w:val="0"/>
          <w:numId w:val="16"/>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Help you apply for PMMVY (₹5,000 maternity benefit)</w:t>
      </w:r>
    </w:p>
    <w:p w14:paraId="122B77C5" w14:textId="77777777" w:rsidR="00A124B8" w:rsidRPr="00276F26" w:rsidRDefault="00A124B8" w:rsidP="002F303D">
      <w:pPr>
        <w:pStyle w:val="NormalWeb"/>
        <w:numPr>
          <w:ilvl w:val="0"/>
          <w:numId w:val="16"/>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Counsel you on food, rest, hygiene, and safe delivery</w:t>
      </w:r>
    </w:p>
    <w:p w14:paraId="289E87D3" w14:textId="77777777" w:rsidR="00A124B8" w:rsidRPr="00276F26" w:rsidRDefault="00A124B8" w:rsidP="002F303D">
      <w:pPr>
        <w:pStyle w:val="NormalWeb"/>
        <w:numPr>
          <w:ilvl w:val="0"/>
          <w:numId w:val="16"/>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Visit your home if you miss your ANC day</w:t>
      </w:r>
    </w:p>
    <w:p w14:paraId="64CD7986"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They are your health partners so always feel free to ask them questions!</w:t>
      </w:r>
    </w:p>
    <w:p w14:paraId="39BBFBA5" w14:textId="77777777" w:rsidR="00A124B8" w:rsidRPr="00276F26" w:rsidRDefault="00A124B8" w:rsidP="00276F26">
      <w:pPr>
        <w:pStyle w:val="NormalWeb"/>
        <w:tabs>
          <w:tab w:val="left" w:pos="7588"/>
        </w:tabs>
        <w:spacing w:after="240" w:line="360" w:lineRule="auto"/>
        <w:rPr>
          <w:rFonts w:eastAsia="Times New Roman"/>
          <w:i/>
          <w:iCs/>
          <w:kern w:val="0"/>
          <w14:ligatures w14:val="none"/>
        </w:rPr>
      </w:pPr>
      <w:r w:rsidRPr="00276F26">
        <w:rPr>
          <w:rFonts w:eastAsia="Times New Roman"/>
          <w:b/>
          <w:bCs/>
          <w:kern w:val="0"/>
          <w14:ligatures w14:val="none"/>
        </w:rPr>
        <w:t>Source:</w:t>
      </w:r>
      <w:r w:rsidRPr="00276F26">
        <w:rPr>
          <w:rFonts w:eastAsia="Times New Roman"/>
          <w:kern w:val="0"/>
          <w14:ligatures w14:val="none"/>
        </w:rPr>
        <w:t xml:space="preserve"> </w:t>
      </w:r>
      <w:r w:rsidRPr="00276F26">
        <w:rPr>
          <w:rFonts w:eastAsia="Times New Roman"/>
          <w:i/>
          <w:iCs/>
          <w:kern w:val="0"/>
          <w14:ligatures w14:val="none"/>
        </w:rPr>
        <w:t>VHSND Guidelines, MoHFW 2019; My Safe Motherhood Booklet</w:t>
      </w:r>
    </w:p>
    <w:p w14:paraId="7BB1CD58" w14:textId="784F266A" w:rsidR="00A124B8" w:rsidRPr="00276F26" w:rsidRDefault="004B7F8D"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 xml:space="preserve">4.5 a. </w:t>
      </w:r>
      <w:r w:rsidR="00A124B8" w:rsidRPr="00276F26">
        <w:rPr>
          <w:rFonts w:eastAsia="Times New Roman"/>
          <w:b/>
          <w:bCs/>
          <w:kern w:val="0"/>
          <w14:ligatures w14:val="none"/>
        </w:rPr>
        <w:t>Q:</w:t>
      </w:r>
      <w:r w:rsidR="00A124B8" w:rsidRPr="00276F26">
        <w:rPr>
          <w:rFonts w:eastAsia="Times New Roman"/>
          <w:kern w:val="0"/>
          <w14:ligatures w14:val="none"/>
        </w:rPr>
        <w:t xml:space="preserve"> What are VHSND/Mamta Diwas checkup days?</w:t>
      </w:r>
    </w:p>
    <w:p w14:paraId="6F1F9217" w14:textId="77777777" w:rsidR="00A124B8" w:rsidRPr="00276F26" w:rsidRDefault="00A124B8" w:rsidP="00276F26">
      <w:pPr>
        <w:pStyle w:val="NormalWeb"/>
        <w:tabs>
          <w:tab w:val="left" w:pos="7588"/>
        </w:tabs>
        <w:spacing w:after="240" w:line="360" w:lineRule="auto"/>
        <w:rPr>
          <w:rFonts w:eastAsia="Times New Roman"/>
          <w:b/>
          <w:bCs/>
          <w:kern w:val="0"/>
          <w14:ligatures w14:val="none"/>
        </w:rPr>
      </w:pPr>
      <w:r w:rsidRPr="00276F26">
        <w:rPr>
          <w:rFonts w:eastAsia="Times New Roman"/>
          <w:b/>
          <w:bCs/>
          <w:kern w:val="0"/>
          <w14:ligatures w14:val="none"/>
        </w:rPr>
        <w:t xml:space="preserve">Bot: </w:t>
      </w:r>
      <w:r w:rsidRPr="00276F26">
        <w:rPr>
          <w:rFonts w:eastAsia="Times New Roman"/>
          <w:kern w:val="0"/>
          <w14:ligatures w14:val="none"/>
        </w:rPr>
        <w:t xml:space="preserve">VHSND, also called </w:t>
      </w:r>
      <w:commentRangeStart w:id="41"/>
      <w:r w:rsidRPr="00276F26">
        <w:rPr>
          <w:rFonts w:eastAsia="Times New Roman"/>
          <w:i/>
          <w:iCs/>
          <w:kern w:val="0"/>
          <w14:ligatures w14:val="none"/>
        </w:rPr>
        <w:t>Mamata Diwas</w:t>
      </w:r>
      <w:commentRangeEnd w:id="41"/>
      <w:r w:rsidR="00C92246" w:rsidRPr="00276F26">
        <w:rPr>
          <w:rStyle w:val="CommentReference"/>
          <w:rFonts w:eastAsia="Times New Roman"/>
          <w:kern w:val="0"/>
          <w:sz w:val="24"/>
          <w:szCs w:val="24"/>
          <w14:ligatures w14:val="none"/>
        </w:rPr>
        <w:commentReference w:id="41"/>
      </w:r>
      <w:r w:rsidRPr="00276F26">
        <w:rPr>
          <w:rFonts w:eastAsia="Times New Roman"/>
          <w:kern w:val="0"/>
          <w14:ligatures w14:val="none"/>
        </w:rPr>
        <w:t>, is a monthly health and nutrition day held in your village. It brings health services closer to you, especially for mothers, children, and families who can’t easily visit hospitals. On this day, ANM, ASHA, and AWW workers provide antenatal check-ups, vaccinations, nutrition counselling, family planning, and hygiene awareness</w:t>
      </w:r>
      <w:r w:rsidRPr="00276F26">
        <w:rPr>
          <w:rFonts w:eastAsia="Times New Roman"/>
          <w:b/>
          <w:bCs/>
          <w:kern w:val="0"/>
          <w14:ligatures w14:val="none"/>
        </w:rPr>
        <w:t>.</w:t>
      </w:r>
    </w:p>
    <w:p w14:paraId="29347691" w14:textId="77777777" w:rsidR="00A124B8" w:rsidRPr="00276F26" w:rsidRDefault="00A124B8" w:rsidP="00276F26">
      <w:pPr>
        <w:pStyle w:val="NormalWeb"/>
        <w:tabs>
          <w:tab w:val="left" w:pos="7588"/>
        </w:tabs>
        <w:spacing w:after="240" w:line="360" w:lineRule="auto"/>
        <w:rPr>
          <w:rFonts w:eastAsia="Times New Roman"/>
          <w:i/>
          <w:iCs/>
          <w:kern w:val="0"/>
          <w14:ligatures w14:val="none"/>
        </w:rPr>
      </w:pPr>
      <w:r w:rsidRPr="00276F26">
        <w:rPr>
          <w:rFonts w:eastAsia="Times New Roman"/>
          <w:b/>
          <w:bCs/>
          <w:kern w:val="0"/>
          <w14:ligatures w14:val="none"/>
        </w:rPr>
        <w:t xml:space="preserve">Source: </w:t>
      </w:r>
      <w:r w:rsidRPr="00276F26">
        <w:rPr>
          <w:rFonts w:eastAsia="Times New Roman"/>
          <w:i/>
          <w:iCs/>
          <w:kern w:val="0"/>
          <w14:ligatures w14:val="none"/>
        </w:rPr>
        <w:t>National Guidelines for VHSND (MoHFW, 2019)</w:t>
      </w:r>
    </w:p>
    <w:p w14:paraId="5CB5560A"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p>
    <w:p w14:paraId="33B2B4C5" w14:textId="77777777" w:rsidR="00A124B8" w:rsidRPr="00276F26" w:rsidRDefault="00A124B8" w:rsidP="00276F26">
      <w:pPr>
        <w:spacing w:line="360" w:lineRule="auto"/>
        <w:rPr>
          <w:rFonts w:ascii="Times New Roman" w:eastAsia="Times New Roman" w:hAnsi="Times New Roman" w:cs="Times New Roman"/>
          <w:b/>
          <w:bCs/>
          <w:kern w:val="0"/>
          <w14:ligatures w14:val="none"/>
        </w:rPr>
      </w:pPr>
      <w:r w:rsidRPr="00276F26">
        <w:rPr>
          <w:rFonts w:ascii="Times New Roman" w:eastAsia="Times New Roman" w:hAnsi="Times New Roman" w:cs="Times New Roman"/>
          <w:b/>
          <w:bCs/>
          <w:kern w:val="0"/>
          <w14:ligatures w14:val="none"/>
        </w:rPr>
        <w:br w:type="page"/>
      </w:r>
    </w:p>
    <w:p w14:paraId="69CDBC0F" w14:textId="1003CD70" w:rsidR="00A124B8" w:rsidRPr="00276F26" w:rsidRDefault="00A124B8" w:rsidP="00276F26">
      <w:pPr>
        <w:spacing w:line="360" w:lineRule="auto"/>
        <w:rPr>
          <w:rFonts w:ascii="Times New Roman" w:eastAsia="Times New Roman" w:hAnsi="Times New Roman" w:cs="Times New Roman"/>
          <w:b/>
          <w:bCs/>
          <w:kern w:val="0"/>
          <w14:ligatures w14:val="none"/>
        </w:rPr>
      </w:pPr>
      <w:r w:rsidRPr="00276F26">
        <w:rPr>
          <w:rFonts w:ascii="Times New Roman" w:eastAsia="Times New Roman" w:hAnsi="Times New Roman" w:cs="Times New Roman"/>
          <w:b/>
          <w:bCs/>
          <w:kern w:val="0"/>
          <w14:ligatures w14:val="none"/>
        </w:rPr>
        <w:lastRenderedPageBreak/>
        <w:t>User:</w:t>
      </w:r>
      <w:r w:rsidRPr="00276F26">
        <w:rPr>
          <w:rFonts w:ascii="Times New Roman" w:eastAsia="Times New Roman" w:hAnsi="Times New Roman" w:cs="Times New Roman"/>
          <w:kern w:val="0"/>
          <w14:ligatures w14:val="none"/>
        </w:rPr>
        <w:t xml:space="preserve"> </w:t>
      </w:r>
      <w:r w:rsidR="004B7F8D" w:rsidRPr="00276F26">
        <w:rPr>
          <w:rFonts w:ascii="Times New Roman" w:eastAsia="Times New Roman" w:hAnsi="Times New Roman" w:cs="Times New Roman"/>
          <w:kern w:val="0"/>
          <w14:ligatures w14:val="none"/>
        </w:rPr>
        <w:t xml:space="preserve">5. </w:t>
      </w:r>
      <w:r w:rsidRPr="00276F26">
        <w:rPr>
          <w:rFonts w:ascii="Times New Roman" w:eastAsia="Times New Roman" w:hAnsi="Times New Roman" w:cs="Times New Roman"/>
          <w:kern w:val="0"/>
          <w:highlight w:val="yellow"/>
          <w14:ligatures w14:val="none"/>
        </w:rPr>
        <w:t>Gestational conditions</w:t>
      </w:r>
    </w:p>
    <w:p w14:paraId="14B48B21"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Bot message:</w:t>
      </w:r>
      <w:r w:rsidRPr="00276F26">
        <w:rPr>
          <w:rFonts w:eastAsia="Times New Roman"/>
          <w:kern w:val="0"/>
          <w14:ligatures w14:val="none"/>
        </w:rPr>
        <w:t xml:space="preserve"> Every pregnancy is unique, and some women may need extra care due to health conditions that develop during pregnancy. These are called </w:t>
      </w:r>
      <w:r w:rsidRPr="00276F26">
        <w:rPr>
          <w:rFonts w:eastAsia="Times New Roman"/>
          <w:i/>
          <w:iCs/>
          <w:kern w:val="0"/>
          <w14:ligatures w14:val="none"/>
        </w:rPr>
        <w:t>gestational or high-risk conditions</w:t>
      </w:r>
      <w:r w:rsidRPr="00276F26">
        <w:rPr>
          <w:rFonts w:eastAsia="Times New Roman"/>
          <w:kern w:val="0"/>
          <w14:ligatures w14:val="none"/>
        </w:rPr>
        <w:t>. Early recognition and regular antenatal care can help prevent serious complications for both mother and baby. If you want to learn more, please choose from the questions below or type/speak your own!</w:t>
      </w:r>
    </w:p>
    <w:p w14:paraId="6D4A383E" w14:textId="2F87CCC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kern w:val="0"/>
          <w14:ligatures w14:val="none"/>
        </w:rPr>
        <w:t>Topics:</w:t>
      </w:r>
    </w:p>
    <w:p w14:paraId="535C98C2"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kern w:val="0"/>
          <w14:ligatures w14:val="none"/>
        </w:rPr>
        <w:t>1. Anemia</w:t>
      </w:r>
    </w:p>
    <w:p w14:paraId="225D3C98" w14:textId="2B95A898"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kern w:val="0"/>
          <w14:ligatures w14:val="none"/>
        </w:rPr>
        <w:t xml:space="preserve">2. </w:t>
      </w:r>
      <w:r w:rsidR="009E7087" w:rsidRPr="00276F26">
        <w:rPr>
          <w:rFonts w:eastAsia="Times New Roman"/>
          <w:kern w:val="0"/>
          <w14:ligatures w14:val="none"/>
        </w:rPr>
        <w:t>High BP</w:t>
      </w:r>
    </w:p>
    <w:p w14:paraId="6DEA5F32" w14:textId="4BBF30BA"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kern w:val="0"/>
          <w14:ligatures w14:val="none"/>
        </w:rPr>
        <w:t xml:space="preserve">3. </w:t>
      </w:r>
      <w:r w:rsidR="009E7087" w:rsidRPr="00276F26">
        <w:rPr>
          <w:rFonts w:eastAsia="Times New Roman"/>
          <w:kern w:val="0"/>
          <w14:ligatures w14:val="none"/>
        </w:rPr>
        <w:t>Hypothyroidism</w:t>
      </w:r>
    </w:p>
    <w:p w14:paraId="5352E20C" w14:textId="2086FCFE"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kern w:val="0"/>
          <w14:ligatures w14:val="none"/>
        </w:rPr>
        <w:t>4.</w:t>
      </w:r>
      <w:commentRangeStart w:id="42"/>
      <w:r w:rsidRPr="00276F26">
        <w:rPr>
          <w:rFonts w:eastAsia="Times New Roman"/>
          <w:kern w:val="0"/>
          <w14:ligatures w14:val="none"/>
        </w:rPr>
        <w:t xml:space="preserve"> </w:t>
      </w:r>
      <w:r w:rsidR="009E7087" w:rsidRPr="00276F26">
        <w:rPr>
          <w:rFonts w:eastAsia="Times New Roman"/>
          <w:kern w:val="0"/>
          <w14:ligatures w14:val="none"/>
        </w:rPr>
        <w:t>GMD</w:t>
      </w:r>
      <w:commentRangeEnd w:id="42"/>
      <w:r w:rsidR="009D1A8B" w:rsidRPr="00276F26">
        <w:rPr>
          <w:rStyle w:val="CommentReference"/>
          <w:rFonts w:eastAsia="Times New Roman"/>
          <w:kern w:val="0"/>
          <w:sz w:val="24"/>
          <w:szCs w:val="24"/>
          <w14:ligatures w14:val="none"/>
        </w:rPr>
        <w:commentReference w:id="42"/>
      </w:r>
    </w:p>
    <w:p w14:paraId="40CA0E6A" w14:textId="2C5E30C5" w:rsidR="009E7087" w:rsidRPr="00276F26" w:rsidRDefault="009E7087" w:rsidP="00276F26">
      <w:pPr>
        <w:pStyle w:val="NormalWeb"/>
        <w:tabs>
          <w:tab w:val="left" w:pos="7588"/>
        </w:tabs>
        <w:spacing w:after="240" w:line="360" w:lineRule="auto"/>
        <w:rPr>
          <w:rFonts w:eastAsia="Times New Roman"/>
          <w:kern w:val="0"/>
          <w14:ligatures w14:val="none"/>
        </w:rPr>
      </w:pPr>
      <w:r w:rsidRPr="00276F26">
        <w:rPr>
          <w:rFonts w:eastAsia="Times New Roman"/>
          <w:kern w:val="0"/>
          <w14:ligatures w14:val="none"/>
        </w:rPr>
        <w:t>5. Infections</w:t>
      </w:r>
    </w:p>
    <w:p w14:paraId="2DB6BAF4" w14:textId="714C8DFB" w:rsidR="00A124B8" w:rsidRPr="00276F26" w:rsidRDefault="009E7087" w:rsidP="00276F26">
      <w:pPr>
        <w:pStyle w:val="NormalWeb"/>
        <w:tabs>
          <w:tab w:val="left" w:pos="7588"/>
        </w:tabs>
        <w:spacing w:after="240" w:line="360" w:lineRule="auto"/>
        <w:rPr>
          <w:rFonts w:eastAsia="Times New Roman"/>
          <w:kern w:val="0"/>
          <w14:ligatures w14:val="none"/>
        </w:rPr>
      </w:pPr>
      <w:r w:rsidRPr="00276F26">
        <w:rPr>
          <w:rFonts w:eastAsia="Times New Roman"/>
          <w:kern w:val="0"/>
          <w14:ligatures w14:val="none"/>
        </w:rPr>
        <w:t>6</w:t>
      </w:r>
      <w:r w:rsidR="00A124B8" w:rsidRPr="00276F26">
        <w:rPr>
          <w:rFonts w:eastAsia="Times New Roman"/>
          <w:kern w:val="0"/>
          <w14:ligatures w14:val="none"/>
        </w:rPr>
        <w:t>. Mental Health</w:t>
      </w:r>
    </w:p>
    <w:p w14:paraId="562EFF40" w14:textId="77777777" w:rsidR="00A124B8" w:rsidRPr="00276F26" w:rsidRDefault="00A124B8" w:rsidP="00276F26">
      <w:pPr>
        <w:pStyle w:val="NormalWeb"/>
        <w:tabs>
          <w:tab w:val="left" w:pos="7588"/>
        </w:tabs>
        <w:spacing w:after="240" w:line="360" w:lineRule="auto"/>
        <w:rPr>
          <w:rFonts w:eastAsia="Times New Roman"/>
          <w:kern w:val="0"/>
          <w:u w:val="single"/>
          <w14:ligatures w14:val="none"/>
        </w:rPr>
      </w:pPr>
      <w:r w:rsidRPr="00276F26">
        <w:rPr>
          <w:rFonts w:eastAsia="Times New Roman"/>
          <w:kern w:val="0"/>
          <w:u w:val="single"/>
          <w14:ligatures w14:val="none"/>
        </w:rPr>
        <w:t>FAQs:</w:t>
      </w:r>
    </w:p>
    <w:p w14:paraId="75A7B269" w14:textId="44083A76"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Bot</w:t>
      </w:r>
      <w:r w:rsidR="009E7087" w:rsidRPr="00276F26">
        <w:rPr>
          <w:rFonts w:eastAsia="Times New Roman"/>
          <w:b/>
          <w:bCs/>
          <w:kern w:val="0"/>
          <w14:ligatures w14:val="none"/>
        </w:rPr>
        <w:t xml:space="preserve"> Intro</w:t>
      </w:r>
      <w:r w:rsidRPr="00276F26">
        <w:rPr>
          <w:rFonts w:eastAsia="Times New Roman"/>
          <w:b/>
          <w:bCs/>
          <w:kern w:val="0"/>
          <w14:ligatures w14:val="none"/>
        </w:rPr>
        <w:t>:</w:t>
      </w:r>
      <w:r w:rsidRPr="00276F26">
        <w:rPr>
          <w:rFonts w:eastAsia="Times New Roman"/>
          <w:kern w:val="0"/>
          <w14:ligatures w14:val="none"/>
        </w:rPr>
        <w:t xml:space="preserve"> A high-risk pregnancy means that either the mother or baby has a higher chance of developing complications. This may happen because of medical conditions like diabetes or anemia, previous pregnancy issues, or age factors if you are younger than 20 years or older than 35 years. Common high-risk factors include severe anemia, pregnancy-induced hypertension, gestational diabetes, hypothyroidism, multiple pregnancy, and previous C-section.</w:t>
      </w:r>
      <w:r w:rsidR="009E7087" w:rsidRPr="00276F26">
        <w:rPr>
          <w:rFonts w:eastAsia="Times New Roman"/>
          <w:kern w:val="0"/>
          <w14:ligatures w14:val="none"/>
        </w:rPr>
        <w:t xml:space="preserve"> </w:t>
      </w:r>
      <w:r w:rsidRPr="00276F26">
        <w:rPr>
          <w:rFonts w:eastAsia="Times New Roman"/>
          <w:kern w:val="0"/>
          <w14:ligatures w14:val="none"/>
        </w:rPr>
        <w:t>During each ANC visit, your doctor or nurse checks your blood pressure, Hb, urine, and sugar levels. They also review your pregnancy history, which means they would know about your previous stillbirths, early deliveries, miscarriages, etc.</w:t>
      </w:r>
      <w:r w:rsidRPr="00276F26">
        <w:rPr>
          <w:rFonts w:eastAsia="Times New Roman"/>
          <w:kern w:val="0"/>
          <w14:ligatures w14:val="none"/>
        </w:rPr>
        <w:br/>
        <w:t>If any abnormal finding is seen, it is recorded in your Mother and Child Protection (MCP) card, and your delivery is planned in a facility with specialists.</w:t>
      </w:r>
    </w:p>
    <w:p w14:paraId="3D7465F9" w14:textId="77777777" w:rsidR="00A124B8" w:rsidRPr="00276F26" w:rsidRDefault="00A124B8" w:rsidP="00276F26">
      <w:pPr>
        <w:pStyle w:val="NormalWeb"/>
        <w:spacing w:before="240" w:after="240" w:line="360" w:lineRule="auto"/>
        <w:rPr>
          <w:rFonts w:eastAsia="Times New Roman"/>
          <w:b/>
          <w:bCs/>
          <w:color w:val="000000"/>
          <w:kern w:val="0"/>
          <w14:ligatures w14:val="none"/>
        </w:rPr>
      </w:pPr>
      <w:r w:rsidRPr="00276F26">
        <w:rPr>
          <w:rFonts w:eastAsia="Times New Roman"/>
          <w:b/>
          <w:bCs/>
          <w:color w:val="000000"/>
          <w:kern w:val="0"/>
          <w:highlight w:val="red"/>
          <w14:ligatures w14:val="none"/>
        </w:rPr>
        <w:t>Do you want to know the number/location of your nearest aanganwadi center?</w:t>
      </w:r>
    </w:p>
    <w:p w14:paraId="3578D6CD"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lastRenderedPageBreak/>
        <w:t>Source:</w:t>
      </w:r>
      <w:r w:rsidRPr="00276F26">
        <w:rPr>
          <w:rFonts w:eastAsia="Times New Roman"/>
          <w:kern w:val="0"/>
          <w14:ligatures w14:val="none"/>
        </w:rPr>
        <w:t xml:space="preserve"> </w:t>
      </w:r>
      <w:r w:rsidRPr="00276F26">
        <w:rPr>
          <w:rFonts w:eastAsia="Times New Roman"/>
          <w:i/>
          <w:iCs/>
          <w:kern w:val="0"/>
          <w14:ligatures w14:val="none"/>
        </w:rPr>
        <w:t>High-Risk Conditions in Pregnancy</w:t>
      </w:r>
      <w:r w:rsidRPr="00276F26">
        <w:rPr>
          <w:rFonts w:eastAsia="Times New Roman"/>
          <w:kern w:val="0"/>
          <w14:ligatures w14:val="none"/>
        </w:rPr>
        <w:t>, MoHFW</w:t>
      </w:r>
    </w:p>
    <w:p w14:paraId="77D54C0A" w14:textId="5814FA59" w:rsidR="00A124B8" w:rsidRPr="00276F26" w:rsidRDefault="009E7087"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 xml:space="preserve">5.1 a. </w:t>
      </w:r>
      <w:r w:rsidR="00A124B8" w:rsidRPr="00276F26">
        <w:rPr>
          <w:rFonts w:eastAsia="Times New Roman"/>
          <w:b/>
          <w:bCs/>
          <w:kern w:val="0"/>
          <w14:ligatures w14:val="none"/>
        </w:rPr>
        <w:t xml:space="preserve">Q. </w:t>
      </w:r>
      <w:r w:rsidR="00A124B8" w:rsidRPr="00276F26">
        <w:rPr>
          <w:rFonts w:eastAsia="Times New Roman"/>
          <w:kern w:val="0"/>
          <w14:ligatures w14:val="none"/>
        </w:rPr>
        <w:t>What causes anemia and how is it diagnosed?</w:t>
      </w:r>
    </w:p>
    <w:p w14:paraId="4CD3061B"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Bot:</w:t>
      </w:r>
      <w:r w:rsidRPr="00276F26">
        <w:rPr>
          <w:rFonts w:eastAsia="Times New Roman"/>
          <w:kern w:val="0"/>
          <w14:ligatures w14:val="none"/>
        </w:rPr>
        <w:t xml:space="preserve"> </w:t>
      </w:r>
      <w:commentRangeStart w:id="43"/>
      <w:r w:rsidRPr="00276F26">
        <w:rPr>
          <w:rFonts w:eastAsia="Times New Roman"/>
          <w:kern w:val="0"/>
          <w14:ligatures w14:val="none"/>
        </w:rPr>
        <w:t xml:space="preserve">Anemia happens when your blood has less hemoglobin. It’s common because of poor iron intake, infections, or short gaps between pregnancies. </w:t>
      </w:r>
      <w:commentRangeEnd w:id="43"/>
      <w:r w:rsidR="009D1A8B" w:rsidRPr="00276F26">
        <w:rPr>
          <w:rStyle w:val="CommentReference"/>
          <w:rFonts w:eastAsia="Times New Roman"/>
          <w:kern w:val="0"/>
          <w:sz w:val="24"/>
          <w:szCs w:val="24"/>
          <w14:ligatures w14:val="none"/>
        </w:rPr>
        <w:commentReference w:id="43"/>
      </w:r>
      <w:r w:rsidRPr="00276F26">
        <w:rPr>
          <w:rFonts w:eastAsia="Times New Roman"/>
          <w:kern w:val="0"/>
          <w14:ligatures w14:val="none"/>
        </w:rPr>
        <w:t>Some common symptoms of anemia are</w:t>
      </w:r>
      <w:r w:rsidRPr="00276F26">
        <w:rPr>
          <w:rFonts w:eastAsia="Times New Roman"/>
          <w:kern w:val="0"/>
          <w14:ligatures w14:val="none"/>
        </w:rPr>
        <w:br/>
        <w:t>tiredness, giddiness, breathlessness, or pale palms. If you notice these symptoms, go to your local Anganwadi or health center and they will run a diagnosis for you by a simple Hb (hemoglobin) test.</w:t>
      </w:r>
    </w:p>
    <w:p w14:paraId="569E17FE"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Source:</w:t>
      </w:r>
      <w:r w:rsidRPr="00276F26">
        <w:rPr>
          <w:rFonts w:eastAsia="Times New Roman"/>
          <w:kern w:val="0"/>
          <w14:ligatures w14:val="none"/>
        </w:rPr>
        <w:t xml:space="preserve"> </w:t>
      </w:r>
      <w:r w:rsidRPr="00276F26">
        <w:rPr>
          <w:rFonts w:eastAsia="Times New Roman"/>
          <w:i/>
          <w:iCs/>
          <w:kern w:val="0"/>
          <w14:ligatures w14:val="none"/>
        </w:rPr>
        <w:t>High-Risk Conditions in Pregnancy</w:t>
      </w:r>
      <w:r w:rsidRPr="00276F26">
        <w:rPr>
          <w:rFonts w:eastAsia="Times New Roman"/>
          <w:kern w:val="0"/>
          <w14:ligatures w14:val="none"/>
        </w:rPr>
        <w:t>, MoHFW</w:t>
      </w:r>
    </w:p>
    <w:p w14:paraId="0A0B517B" w14:textId="158CDD5D" w:rsidR="00A124B8" w:rsidRPr="00276F26" w:rsidRDefault="009E7087" w:rsidP="00276F26">
      <w:pPr>
        <w:pStyle w:val="NormalWeb"/>
        <w:tabs>
          <w:tab w:val="left" w:pos="7588"/>
        </w:tabs>
        <w:spacing w:after="240" w:line="360" w:lineRule="auto"/>
        <w:rPr>
          <w:rFonts w:eastAsia="Times New Roman"/>
          <w:b/>
          <w:bCs/>
          <w:kern w:val="0"/>
          <w14:ligatures w14:val="none"/>
        </w:rPr>
      </w:pPr>
      <w:r w:rsidRPr="00276F26">
        <w:rPr>
          <w:rFonts w:eastAsia="Times New Roman"/>
          <w:b/>
          <w:bCs/>
          <w:kern w:val="0"/>
          <w14:ligatures w14:val="none"/>
        </w:rPr>
        <w:t xml:space="preserve">5.1 b. </w:t>
      </w:r>
      <w:r w:rsidR="00A124B8" w:rsidRPr="00276F26">
        <w:rPr>
          <w:rFonts w:eastAsia="Times New Roman"/>
          <w:b/>
          <w:bCs/>
          <w:kern w:val="0"/>
          <w14:ligatures w14:val="none"/>
        </w:rPr>
        <w:t xml:space="preserve">Q. </w:t>
      </w:r>
      <w:r w:rsidR="00A124B8" w:rsidRPr="00276F26">
        <w:rPr>
          <w:rFonts w:eastAsia="Times New Roman"/>
          <w:kern w:val="0"/>
          <w14:ligatures w14:val="none"/>
        </w:rPr>
        <w:t>How can I treat and prevent anemia?</w:t>
      </w:r>
    </w:p>
    <w:p w14:paraId="6F4185DE"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 xml:space="preserve">Bot: </w:t>
      </w:r>
      <w:r w:rsidRPr="00276F26">
        <w:rPr>
          <w:rFonts w:eastAsia="Times New Roman"/>
          <w:kern w:val="0"/>
          <w14:ligatures w14:val="none"/>
        </w:rPr>
        <w:t>You can follow these guidelines for the treatment of your anemia after consulting with your Anganwadi or health center worker:</w:t>
      </w:r>
    </w:p>
    <w:p w14:paraId="3FB9799A" w14:textId="77777777" w:rsidR="00A124B8" w:rsidRPr="00276F26" w:rsidRDefault="00A124B8" w:rsidP="002F303D">
      <w:pPr>
        <w:pStyle w:val="NormalWeb"/>
        <w:numPr>
          <w:ilvl w:val="0"/>
          <w:numId w:val="12"/>
        </w:numPr>
        <w:tabs>
          <w:tab w:val="left" w:pos="7588"/>
        </w:tabs>
        <w:spacing w:after="240" w:line="360" w:lineRule="auto"/>
        <w:rPr>
          <w:rFonts w:eastAsia="Times New Roman"/>
          <w:kern w:val="0"/>
          <w14:ligatures w14:val="none"/>
        </w:rPr>
      </w:pPr>
      <w:r w:rsidRPr="00276F26">
        <w:rPr>
          <w:rFonts w:eastAsia="Times New Roman"/>
          <w:kern w:val="0"/>
          <w14:ligatures w14:val="none"/>
        </w:rPr>
        <w:t xml:space="preserve">For Mild to Moderate Anemia: </w:t>
      </w:r>
      <w:commentRangeStart w:id="44"/>
      <w:r w:rsidRPr="00276F26">
        <w:rPr>
          <w:rFonts w:eastAsia="Times New Roman"/>
          <w:kern w:val="0"/>
          <w14:ligatures w14:val="none"/>
        </w:rPr>
        <w:t xml:space="preserve">Take 1 IFA </w:t>
      </w:r>
      <w:commentRangeEnd w:id="44"/>
      <w:r w:rsidR="009D1A8B" w:rsidRPr="00276F26">
        <w:rPr>
          <w:rStyle w:val="CommentReference"/>
          <w:rFonts w:eastAsia="Times New Roman"/>
          <w:kern w:val="0"/>
          <w:sz w:val="24"/>
          <w:szCs w:val="24"/>
          <w14:ligatures w14:val="none"/>
        </w:rPr>
        <w:commentReference w:id="44"/>
      </w:r>
      <w:r w:rsidRPr="00276F26">
        <w:rPr>
          <w:rFonts w:eastAsia="Times New Roman"/>
          <w:kern w:val="0"/>
          <w14:ligatures w14:val="none"/>
        </w:rPr>
        <w:t>tablet twice daily (for 180 days.</w:t>
      </w:r>
    </w:p>
    <w:p w14:paraId="497AEEC6" w14:textId="77777777" w:rsidR="00A124B8" w:rsidRPr="00276F26" w:rsidRDefault="00A124B8" w:rsidP="002F303D">
      <w:pPr>
        <w:pStyle w:val="NormalWeb"/>
        <w:numPr>
          <w:ilvl w:val="0"/>
          <w:numId w:val="12"/>
        </w:numPr>
        <w:tabs>
          <w:tab w:val="left" w:pos="7588"/>
        </w:tabs>
        <w:spacing w:after="240" w:line="360" w:lineRule="auto"/>
        <w:rPr>
          <w:rFonts w:eastAsia="Times New Roman"/>
          <w:kern w:val="0"/>
          <w14:ligatures w14:val="none"/>
        </w:rPr>
      </w:pPr>
      <w:r w:rsidRPr="00276F26">
        <w:rPr>
          <w:rFonts w:eastAsia="Times New Roman"/>
          <w:kern w:val="0"/>
          <w14:ligatures w14:val="none"/>
        </w:rPr>
        <w:t xml:space="preserve">Severe Anemia: You </w:t>
      </w:r>
      <w:commentRangeStart w:id="45"/>
      <w:r w:rsidRPr="00276F26">
        <w:rPr>
          <w:rFonts w:eastAsia="Times New Roman"/>
          <w:kern w:val="0"/>
          <w14:ligatures w14:val="none"/>
        </w:rPr>
        <w:t>may need injectable iron or blood transfusion in a hospital</w:t>
      </w:r>
      <w:commentRangeEnd w:id="45"/>
      <w:r w:rsidR="009D1A8B" w:rsidRPr="00276F26">
        <w:rPr>
          <w:rStyle w:val="CommentReference"/>
          <w:rFonts w:eastAsia="Times New Roman"/>
          <w:kern w:val="0"/>
          <w:sz w:val="24"/>
          <w:szCs w:val="24"/>
          <w14:ligatures w14:val="none"/>
        </w:rPr>
        <w:commentReference w:id="45"/>
      </w:r>
      <w:r w:rsidRPr="00276F26">
        <w:rPr>
          <w:rFonts w:eastAsia="Times New Roman"/>
          <w:kern w:val="0"/>
          <w14:ligatures w14:val="none"/>
        </w:rPr>
        <w:t>.</w:t>
      </w:r>
    </w:p>
    <w:p w14:paraId="0C26F601" w14:textId="77777777" w:rsidR="00A124B8" w:rsidRPr="00276F26" w:rsidRDefault="00A124B8" w:rsidP="002F303D">
      <w:pPr>
        <w:pStyle w:val="NormalWeb"/>
        <w:numPr>
          <w:ilvl w:val="0"/>
          <w:numId w:val="12"/>
        </w:numPr>
        <w:tabs>
          <w:tab w:val="left" w:pos="7588"/>
        </w:tabs>
        <w:spacing w:after="240" w:line="360" w:lineRule="auto"/>
        <w:rPr>
          <w:rFonts w:eastAsia="Times New Roman"/>
          <w:kern w:val="0"/>
          <w14:ligatures w14:val="none"/>
        </w:rPr>
      </w:pPr>
      <w:r w:rsidRPr="00276F26">
        <w:rPr>
          <w:rFonts w:eastAsia="Times New Roman"/>
          <w:kern w:val="0"/>
          <w14:ligatures w14:val="none"/>
        </w:rPr>
        <w:t>Eat green leafy vegetables, jaggery, ragi, whole pulses, nuts, eggs, meat, and fruits rich in vitamin C to help absorb iron.</w:t>
      </w:r>
    </w:p>
    <w:p w14:paraId="4DB83032" w14:textId="77777777" w:rsidR="00A124B8" w:rsidRPr="00276F26" w:rsidRDefault="00A124B8" w:rsidP="002F303D">
      <w:pPr>
        <w:pStyle w:val="NormalWeb"/>
        <w:numPr>
          <w:ilvl w:val="0"/>
          <w:numId w:val="12"/>
        </w:numPr>
        <w:tabs>
          <w:tab w:val="left" w:pos="7588"/>
        </w:tabs>
        <w:spacing w:after="240" w:line="360" w:lineRule="auto"/>
        <w:rPr>
          <w:rFonts w:eastAsia="Times New Roman"/>
          <w:kern w:val="0"/>
          <w14:ligatures w14:val="none"/>
        </w:rPr>
      </w:pPr>
      <w:r w:rsidRPr="00276F26">
        <w:rPr>
          <w:rFonts w:eastAsia="Times New Roman"/>
          <w:kern w:val="0"/>
          <w14:ligatures w14:val="none"/>
        </w:rPr>
        <w:t>Avoid tea and coffee immediately after meals as they make it harder for your body to absorb nutrients from food.</w:t>
      </w:r>
    </w:p>
    <w:p w14:paraId="2E1DD1F8" w14:textId="77777777" w:rsidR="00A124B8" w:rsidRPr="00276F26" w:rsidRDefault="00A124B8" w:rsidP="00276F26">
      <w:pPr>
        <w:pStyle w:val="NormalWeb"/>
        <w:tabs>
          <w:tab w:val="left" w:pos="7588"/>
        </w:tabs>
        <w:spacing w:after="240" w:line="360" w:lineRule="auto"/>
        <w:ind w:left="360"/>
        <w:rPr>
          <w:rFonts w:eastAsia="Times New Roman"/>
          <w:kern w:val="0"/>
          <w14:ligatures w14:val="none"/>
        </w:rPr>
      </w:pPr>
      <w:r w:rsidRPr="00276F26">
        <w:rPr>
          <w:rFonts w:eastAsia="Times New Roman"/>
          <w:b/>
          <w:bCs/>
          <w:kern w:val="0"/>
          <w14:ligatures w14:val="none"/>
        </w:rPr>
        <w:t>Source:</w:t>
      </w:r>
      <w:r w:rsidRPr="00276F26">
        <w:rPr>
          <w:rFonts w:eastAsia="Times New Roman"/>
          <w:kern w:val="0"/>
          <w14:ligatures w14:val="none"/>
        </w:rPr>
        <w:t xml:space="preserve"> </w:t>
      </w:r>
      <w:r w:rsidRPr="00276F26">
        <w:rPr>
          <w:rFonts w:eastAsia="Times New Roman"/>
          <w:i/>
          <w:iCs/>
          <w:kern w:val="0"/>
          <w14:ligatures w14:val="none"/>
        </w:rPr>
        <w:t>Control of Iron Deficiency Anemia</w:t>
      </w:r>
      <w:r w:rsidRPr="00276F26">
        <w:rPr>
          <w:rFonts w:eastAsia="Times New Roman"/>
          <w:kern w:val="0"/>
          <w14:ligatures w14:val="none"/>
        </w:rPr>
        <w:t>, MoHFW</w:t>
      </w:r>
    </w:p>
    <w:p w14:paraId="490CEED6" w14:textId="23CA47BB" w:rsidR="00A124B8" w:rsidRPr="00276F26" w:rsidRDefault="009E7087"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 xml:space="preserve">5.1 c. </w:t>
      </w:r>
      <w:r w:rsidR="00A124B8" w:rsidRPr="00276F26">
        <w:rPr>
          <w:rFonts w:eastAsia="Times New Roman"/>
          <w:b/>
          <w:bCs/>
          <w:kern w:val="0"/>
          <w14:ligatures w14:val="none"/>
        </w:rPr>
        <w:t xml:space="preserve">Q. </w:t>
      </w:r>
      <w:r w:rsidR="00A124B8" w:rsidRPr="00276F26">
        <w:rPr>
          <w:rFonts w:eastAsia="Times New Roman"/>
          <w:kern w:val="0"/>
          <w14:ligatures w14:val="none"/>
        </w:rPr>
        <w:t>What if I feel side-effects from IFA tablets?</w:t>
      </w:r>
    </w:p>
    <w:p w14:paraId="1033561F" w14:textId="07C7B780"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Bot:</w:t>
      </w:r>
      <w:r w:rsidRPr="00276F26">
        <w:rPr>
          <w:rFonts w:eastAsia="Times New Roman"/>
          <w:kern w:val="0"/>
          <w14:ligatures w14:val="none"/>
        </w:rPr>
        <w:t xml:space="preserve"> If IFA tablets cause nausea or constipation, take them after meals or at night with water. You should also drink plenty of fluids and add fiber (fruits, vegetables, whole grains) such as guava, </w:t>
      </w:r>
      <w:r w:rsidRPr="00276F26">
        <w:t>oranges, amla, sweet lime, apple to ease your symptoms.</w:t>
      </w:r>
      <w:r w:rsidRPr="00276F26">
        <w:rPr>
          <w:rFonts w:eastAsia="Times New Roman"/>
          <w:kern w:val="0"/>
          <w14:ligatures w14:val="none"/>
        </w:rPr>
        <w:t xml:space="preserve"> Don’t stop taking your IFA tablets because of discomfort as they protect you and your baby from weakness and low birthweight, try these remedies and contact your Anganwadi worker if your discomfort persists.</w:t>
      </w:r>
    </w:p>
    <w:p w14:paraId="1C7B9697"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kern w:val="0"/>
          <w14:ligatures w14:val="none"/>
        </w:rPr>
        <w:lastRenderedPageBreak/>
        <w:br/>
      </w:r>
      <w:r w:rsidRPr="00276F26">
        <w:rPr>
          <w:rFonts w:eastAsia="Times New Roman"/>
          <w:b/>
          <w:bCs/>
          <w:kern w:val="0"/>
          <w14:ligatures w14:val="none"/>
        </w:rPr>
        <w:t>Source:</w:t>
      </w:r>
      <w:r w:rsidRPr="00276F26">
        <w:rPr>
          <w:rFonts w:eastAsia="Times New Roman"/>
          <w:kern w:val="0"/>
          <w14:ligatures w14:val="none"/>
        </w:rPr>
        <w:t xml:space="preserve"> </w:t>
      </w:r>
      <w:r w:rsidRPr="00276F26">
        <w:rPr>
          <w:rFonts w:eastAsia="Times New Roman"/>
          <w:i/>
          <w:iCs/>
          <w:kern w:val="0"/>
          <w14:ligatures w14:val="none"/>
        </w:rPr>
        <w:t>Control of Iron Deficiency Anemia</w:t>
      </w:r>
      <w:r w:rsidRPr="00276F26">
        <w:rPr>
          <w:rFonts w:eastAsia="Times New Roman"/>
          <w:kern w:val="0"/>
          <w14:ligatures w14:val="none"/>
        </w:rPr>
        <w:t>, MoHFW</w:t>
      </w:r>
    </w:p>
    <w:p w14:paraId="4C4CE297" w14:textId="2C038B4A" w:rsidR="00A124B8" w:rsidRPr="00276F26" w:rsidRDefault="009E7087"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 xml:space="preserve">5.2 a. </w:t>
      </w:r>
      <w:r w:rsidR="00A124B8" w:rsidRPr="00276F26">
        <w:rPr>
          <w:rFonts w:eastAsia="Times New Roman"/>
          <w:b/>
          <w:bCs/>
          <w:kern w:val="0"/>
          <w14:ligatures w14:val="none"/>
        </w:rPr>
        <w:t xml:space="preserve">Q. </w:t>
      </w:r>
      <w:commentRangeStart w:id="46"/>
      <w:r w:rsidR="00A124B8" w:rsidRPr="00276F26">
        <w:rPr>
          <w:rFonts w:eastAsia="Times New Roman"/>
          <w:kern w:val="0"/>
          <w14:ligatures w14:val="none"/>
        </w:rPr>
        <w:t>What is high blood pressure in pregnancy?</w:t>
      </w:r>
      <w:r w:rsidR="00A124B8" w:rsidRPr="00276F26">
        <w:rPr>
          <w:rFonts w:eastAsia="Times New Roman"/>
          <w:kern w:val="0"/>
          <w14:ligatures w14:val="none"/>
        </w:rPr>
        <w:br/>
      </w:r>
      <w:commentRangeEnd w:id="46"/>
      <w:r w:rsidR="009D1A8B" w:rsidRPr="00276F26">
        <w:rPr>
          <w:rStyle w:val="CommentReference"/>
          <w:rFonts w:eastAsia="Times New Roman"/>
          <w:b/>
          <w:bCs/>
          <w:kern w:val="0"/>
          <w:sz w:val="24"/>
          <w:szCs w:val="24"/>
          <w14:ligatures w14:val="none"/>
        </w:rPr>
        <w:commentReference w:id="46"/>
      </w:r>
      <w:r w:rsidR="00A124B8" w:rsidRPr="00276F26">
        <w:rPr>
          <w:rFonts w:eastAsia="Times New Roman"/>
          <w:b/>
          <w:bCs/>
          <w:kern w:val="0"/>
          <w14:ligatures w14:val="none"/>
        </w:rPr>
        <w:t xml:space="preserve">Bot: </w:t>
      </w:r>
      <w:r w:rsidR="00A124B8" w:rsidRPr="00276F26">
        <w:rPr>
          <w:rFonts w:eastAsia="Times New Roman"/>
          <w:kern w:val="0"/>
          <w14:ligatures w14:val="none"/>
        </w:rPr>
        <w:t>Sometimes during pregnancy, your blood pressure can rise after the 20th week, which is known as pregnancy-induced hypertension (PIH). This happens because your body is working harder to support both you and your baby, and in some women, blood pressure levels increase as pregnancy progresses</w:t>
      </w:r>
      <w:r w:rsidR="00A124B8" w:rsidRPr="00276F26">
        <w:rPr>
          <w:rFonts w:eastAsia="Times New Roman"/>
          <w:b/>
          <w:bCs/>
          <w:kern w:val="0"/>
          <w14:ligatures w14:val="none"/>
        </w:rPr>
        <w:t>.</w:t>
      </w:r>
    </w:p>
    <w:p w14:paraId="3C9D9C7D" w14:textId="13D76EBD"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kern w:val="0"/>
          <w14:ligatures w14:val="none"/>
        </w:rPr>
        <w:t>If high blood pressure also comes with swelling in the hands, face, or feet, severe headaches, or blurred vision, it may be a condition called pre-eclampsia. This means your blood pressure is putting extra strain on your organs, especially your kidneys and liver, and it needs medical attention.</w:t>
      </w:r>
    </w:p>
    <w:p w14:paraId="058934E4"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kern w:val="0"/>
          <w14:ligatures w14:val="none"/>
        </w:rPr>
        <w:t>Please remember that you shouldn’t panic! Most women with high blood pressure during pregnancy go on to have safe, healthy deliveries with proper monitoring, rest, and treatment. Regular antenatal check-ups, taking your prescribed medicines, and following your doctor’s advice can help prevent complications and keep your pregnancy on track.</w:t>
      </w:r>
    </w:p>
    <w:p w14:paraId="7BBEBB42"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Source:</w:t>
      </w:r>
      <w:r w:rsidRPr="00276F26">
        <w:rPr>
          <w:rFonts w:eastAsia="Times New Roman"/>
          <w:kern w:val="0"/>
          <w14:ligatures w14:val="none"/>
        </w:rPr>
        <w:t xml:space="preserve"> </w:t>
      </w:r>
      <w:r w:rsidRPr="00276F26">
        <w:rPr>
          <w:rFonts w:eastAsia="Times New Roman"/>
          <w:i/>
          <w:iCs/>
          <w:kern w:val="0"/>
          <w14:ligatures w14:val="none"/>
        </w:rPr>
        <w:t>High-Risk Conditions in Pregnancy</w:t>
      </w:r>
      <w:r w:rsidRPr="00276F26">
        <w:rPr>
          <w:rFonts w:eastAsia="Times New Roman"/>
          <w:kern w:val="0"/>
          <w14:ligatures w14:val="none"/>
        </w:rPr>
        <w:t>, MoHFW</w:t>
      </w:r>
    </w:p>
    <w:p w14:paraId="5F22C82A" w14:textId="11D20426" w:rsidR="00A124B8" w:rsidRPr="00276F26" w:rsidRDefault="009E7087"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 xml:space="preserve">5.2 b. </w:t>
      </w:r>
      <w:r w:rsidR="00A124B8" w:rsidRPr="00276F26">
        <w:rPr>
          <w:rFonts w:eastAsia="Times New Roman"/>
          <w:b/>
          <w:bCs/>
          <w:kern w:val="0"/>
          <w14:ligatures w14:val="none"/>
        </w:rPr>
        <w:t xml:space="preserve">Q: </w:t>
      </w:r>
      <w:r w:rsidR="00A124B8" w:rsidRPr="00276F26">
        <w:rPr>
          <w:rFonts w:eastAsia="Times New Roman"/>
          <w:kern w:val="0"/>
          <w14:ligatures w14:val="none"/>
        </w:rPr>
        <w:t>What symptoms should I watch for?</w:t>
      </w:r>
      <w:r w:rsidR="00A124B8" w:rsidRPr="00276F26">
        <w:rPr>
          <w:rFonts w:eastAsia="Times New Roman"/>
          <w:kern w:val="0"/>
          <w14:ligatures w14:val="none"/>
        </w:rPr>
        <w:br/>
      </w:r>
      <w:r w:rsidR="00A124B8" w:rsidRPr="00276F26">
        <w:rPr>
          <w:rFonts w:eastAsia="Times New Roman"/>
          <w:b/>
          <w:bCs/>
          <w:kern w:val="0"/>
          <w14:ligatures w14:val="none"/>
        </w:rPr>
        <w:t>Bot:</w:t>
      </w:r>
      <w:r w:rsidR="00A124B8" w:rsidRPr="00276F26">
        <w:rPr>
          <w:rFonts w:eastAsia="Times New Roman"/>
          <w:kern w:val="0"/>
          <w14:ligatures w14:val="none"/>
        </w:rPr>
        <w:t xml:space="preserve"> Please reach your nearest health center or hospital immediately if you notice any of these:</w:t>
      </w:r>
    </w:p>
    <w:p w14:paraId="5465D065" w14:textId="77777777" w:rsidR="00A124B8" w:rsidRPr="00276F26" w:rsidRDefault="00A124B8" w:rsidP="002F303D">
      <w:pPr>
        <w:pStyle w:val="NormalWeb"/>
        <w:numPr>
          <w:ilvl w:val="0"/>
          <w:numId w:val="39"/>
        </w:numPr>
        <w:tabs>
          <w:tab w:val="left" w:pos="7588"/>
        </w:tabs>
        <w:spacing w:after="240" w:line="360" w:lineRule="auto"/>
        <w:rPr>
          <w:rFonts w:eastAsia="Times New Roman"/>
          <w:kern w:val="0"/>
          <w14:ligatures w14:val="none"/>
        </w:rPr>
      </w:pPr>
      <w:r w:rsidRPr="00276F26">
        <w:rPr>
          <w:rFonts w:eastAsia="Times New Roman"/>
          <w:kern w:val="0"/>
          <w14:ligatures w14:val="none"/>
        </w:rPr>
        <w:t>Severe headache or blurred vision</w:t>
      </w:r>
    </w:p>
    <w:p w14:paraId="60F88410" w14:textId="77777777" w:rsidR="00A124B8" w:rsidRPr="00276F26" w:rsidRDefault="00A124B8" w:rsidP="002F303D">
      <w:pPr>
        <w:pStyle w:val="NormalWeb"/>
        <w:numPr>
          <w:ilvl w:val="0"/>
          <w:numId w:val="39"/>
        </w:numPr>
        <w:tabs>
          <w:tab w:val="left" w:pos="7588"/>
        </w:tabs>
        <w:spacing w:after="240" w:line="360" w:lineRule="auto"/>
        <w:rPr>
          <w:rFonts w:eastAsia="Times New Roman"/>
          <w:kern w:val="0"/>
          <w14:ligatures w14:val="none"/>
        </w:rPr>
      </w:pPr>
      <w:r w:rsidRPr="00276F26">
        <w:rPr>
          <w:rFonts w:eastAsia="Times New Roman"/>
          <w:kern w:val="0"/>
          <w14:ligatures w14:val="none"/>
        </w:rPr>
        <w:t>Swelling on face, hands, or feet</w:t>
      </w:r>
    </w:p>
    <w:p w14:paraId="38EF3DB1" w14:textId="77777777" w:rsidR="00A124B8" w:rsidRPr="00276F26" w:rsidRDefault="00A124B8" w:rsidP="002F303D">
      <w:pPr>
        <w:pStyle w:val="NormalWeb"/>
        <w:numPr>
          <w:ilvl w:val="0"/>
          <w:numId w:val="39"/>
        </w:numPr>
        <w:tabs>
          <w:tab w:val="left" w:pos="7588"/>
        </w:tabs>
        <w:spacing w:after="240" w:line="360" w:lineRule="auto"/>
        <w:rPr>
          <w:rFonts w:eastAsia="Times New Roman"/>
          <w:kern w:val="0"/>
          <w14:ligatures w14:val="none"/>
        </w:rPr>
      </w:pPr>
      <w:r w:rsidRPr="00276F26">
        <w:rPr>
          <w:rFonts w:eastAsia="Times New Roman"/>
          <w:kern w:val="0"/>
          <w14:ligatures w14:val="none"/>
        </w:rPr>
        <w:t>Pain in the upper belly area</w:t>
      </w:r>
    </w:p>
    <w:p w14:paraId="4D1E8E02" w14:textId="77777777" w:rsidR="00A124B8" w:rsidRPr="00276F26" w:rsidRDefault="00A124B8" w:rsidP="002F303D">
      <w:pPr>
        <w:pStyle w:val="NormalWeb"/>
        <w:numPr>
          <w:ilvl w:val="0"/>
          <w:numId w:val="39"/>
        </w:numPr>
        <w:tabs>
          <w:tab w:val="left" w:pos="7588"/>
        </w:tabs>
        <w:spacing w:after="240" w:line="360" w:lineRule="auto"/>
        <w:rPr>
          <w:rFonts w:eastAsia="Times New Roman"/>
          <w:kern w:val="0"/>
          <w14:ligatures w14:val="none"/>
        </w:rPr>
      </w:pPr>
      <w:r w:rsidRPr="00276F26">
        <w:rPr>
          <w:rFonts w:eastAsia="Times New Roman"/>
          <w:kern w:val="0"/>
          <w14:ligatures w14:val="none"/>
        </w:rPr>
        <w:t>Vaginal bleeding or reduced baby movements</w:t>
      </w:r>
    </w:p>
    <w:p w14:paraId="283AD358" w14:textId="77777777" w:rsidR="00A124B8" w:rsidRPr="00276F26" w:rsidRDefault="00A124B8" w:rsidP="002F303D">
      <w:pPr>
        <w:pStyle w:val="NormalWeb"/>
        <w:numPr>
          <w:ilvl w:val="0"/>
          <w:numId w:val="39"/>
        </w:numPr>
        <w:tabs>
          <w:tab w:val="left" w:pos="7588"/>
        </w:tabs>
        <w:spacing w:after="240" w:line="360" w:lineRule="auto"/>
        <w:rPr>
          <w:rFonts w:eastAsia="Times New Roman"/>
          <w:kern w:val="0"/>
          <w14:ligatures w14:val="none"/>
        </w:rPr>
      </w:pPr>
      <w:r w:rsidRPr="00276F26">
        <w:rPr>
          <w:rFonts w:eastAsia="Times New Roman"/>
          <w:kern w:val="0"/>
          <w14:ligatures w14:val="none"/>
        </w:rPr>
        <w:t>Breathlessness or fainting</w:t>
      </w:r>
    </w:p>
    <w:p w14:paraId="73CAB108" w14:textId="77777777" w:rsidR="00A124B8" w:rsidRPr="00276F26" w:rsidRDefault="00A124B8" w:rsidP="00276F26">
      <w:pPr>
        <w:pStyle w:val="NormalWeb"/>
        <w:tabs>
          <w:tab w:val="left" w:pos="7588"/>
        </w:tabs>
        <w:spacing w:after="240" w:line="360" w:lineRule="auto"/>
        <w:ind w:left="360"/>
        <w:rPr>
          <w:rFonts w:eastAsia="Times New Roman"/>
          <w:kern w:val="0"/>
          <w14:ligatures w14:val="none"/>
        </w:rPr>
      </w:pPr>
      <w:r w:rsidRPr="00276F26">
        <w:rPr>
          <w:rFonts w:eastAsia="Times New Roman"/>
          <w:kern w:val="0"/>
          <w14:ligatures w14:val="none"/>
        </w:rPr>
        <w:t>It’s always better to get checked early as even mild symptoms can be important.</w:t>
      </w:r>
    </w:p>
    <w:p w14:paraId="41F6667C" w14:textId="1A93238C" w:rsidR="00A124B8" w:rsidRPr="00276F26" w:rsidRDefault="009E7087"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lastRenderedPageBreak/>
        <w:t xml:space="preserve">5.2 c. </w:t>
      </w:r>
      <w:r w:rsidR="00A124B8" w:rsidRPr="00276F26">
        <w:rPr>
          <w:rFonts w:eastAsia="Times New Roman"/>
          <w:b/>
          <w:bCs/>
          <w:kern w:val="0"/>
          <w14:ligatures w14:val="none"/>
        </w:rPr>
        <w:t>Q:</w:t>
      </w:r>
      <w:r w:rsidR="00A124B8" w:rsidRPr="00276F26">
        <w:rPr>
          <w:rFonts w:eastAsia="Times New Roman"/>
          <w:kern w:val="0"/>
          <w14:ligatures w14:val="none"/>
        </w:rPr>
        <w:t xml:space="preserve"> How is high blood pressure treated?</w:t>
      </w:r>
    </w:p>
    <w:p w14:paraId="24C67026"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 xml:space="preserve">Bot: </w:t>
      </w:r>
      <w:r w:rsidRPr="00276F26">
        <w:rPr>
          <w:rFonts w:eastAsia="Times New Roman"/>
          <w:kern w:val="0"/>
          <w14:ligatures w14:val="none"/>
        </w:rPr>
        <w:t>If you are diagnosed with high blood pressure, you’ll be asked to rest and follow a balanced, high-protein diet (milk, eggs, meat, pulses etc.). Doctors may also prescribe medicines to you which are safe during pregnancy. It’s important to not self-medicate and strictly follow the doctor’s advice. With good care and rest, you can go on to have a healthy delivery even after being diagnosed with high blood pressure.</w:t>
      </w:r>
    </w:p>
    <w:p w14:paraId="71B37429" w14:textId="7A1830D8" w:rsidR="00A124B8" w:rsidRPr="00276F26" w:rsidRDefault="009E7087" w:rsidP="00276F26">
      <w:pPr>
        <w:pStyle w:val="NormalWeb"/>
        <w:tabs>
          <w:tab w:val="left" w:pos="7588"/>
        </w:tabs>
        <w:spacing w:after="240" w:line="360" w:lineRule="auto"/>
        <w:rPr>
          <w:rFonts w:eastAsia="Times New Roman"/>
          <w:kern w:val="0"/>
          <w14:ligatures w14:val="none"/>
        </w:rPr>
      </w:pPr>
      <w:commentRangeStart w:id="47"/>
      <w:r w:rsidRPr="00276F26">
        <w:rPr>
          <w:rFonts w:eastAsia="Times New Roman"/>
          <w:b/>
          <w:bCs/>
          <w:kern w:val="0"/>
          <w14:ligatures w14:val="none"/>
        </w:rPr>
        <w:t xml:space="preserve">5.3 a. </w:t>
      </w:r>
      <w:r w:rsidR="00A124B8" w:rsidRPr="00276F26">
        <w:rPr>
          <w:rFonts w:eastAsia="Times New Roman"/>
          <w:b/>
          <w:bCs/>
          <w:kern w:val="0"/>
          <w14:ligatures w14:val="none"/>
        </w:rPr>
        <w:t xml:space="preserve">Q: </w:t>
      </w:r>
      <w:r w:rsidR="00A124B8" w:rsidRPr="00276F26">
        <w:rPr>
          <w:rFonts w:eastAsia="Times New Roman"/>
          <w:kern w:val="0"/>
          <w14:ligatures w14:val="none"/>
        </w:rPr>
        <w:t>What is hypothyroidism in pregnancy?</w:t>
      </w:r>
    </w:p>
    <w:p w14:paraId="0C7C42F5" w14:textId="4ABFF5D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 xml:space="preserve">Bot: </w:t>
      </w:r>
      <w:r w:rsidRPr="00276F26">
        <w:rPr>
          <w:rFonts w:eastAsia="Times New Roman"/>
          <w:kern w:val="0"/>
          <w14:ligatures w14:val="none"/>
        </w:rPr>
        <w:t>Thyroid hormones help your baby’s brain and body grow. When these hormones are low, it’s called hypothyroidism and if untreated, it can cause miscarriage, early birth, or affect your baby’s development. If you have a history of thyroid issues, it is important to get a blood test early in your pregnancy.</w:t>
      </w:r>
      <w:commentRangeEnd w:id="47"/>
      <w:r w:rsidR="009D1A8B" w:rsidRPr="00276F26">
        <w:rPr>
          <w:rStyle w:val="CommentReference"/>
          <w:rFonts w:eastAsia="Times New Roman"/>
          <w:kern w:val="0"/>
          <w:sz w:val="24"/>
          <w:szCs w:val="24"/>
          <w14:ligatures w14:val="none"/>
        </w:rPr>
        <w:commentReference w:id="47"/>
      </w:r>
    </w:p>
    <w:p w14:paraId="1621775D"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Source:</w:t>
      </w:r>
      <w:r w:rsidRPr="00276F26">
        <w:rPr>
          <w:rFonts w:eastAsia="Times New Roman"/>
          <w:kern w:val="0"/>
          <w14:ligatures w14:val="none"/>
        </w:rPr>
        <w:t xml:space="preserve"> </w:t>
      </w:r>
      <w:r w:rsidRPr="00276F26">
        <w:rPr>
          <w:rFonts w:eastAsia="Times New Roman"/>
          <w:i/>
          <w:iCs/>
          <w:kern w:val="0"/>
          <w14:ligatures w14:val="none"/>
        </w:rPr>
        <w:t>High-Risk Conditions in Pregnancy</w:t>
      </w:r>
      <w:r w:rsidRPr="00276F26">
        <w:rPr>
          <w:rFonts w:eastAsia="Times New Roman"/>
          <w:kern w:val="0"/>
          <w14:ligatures w14:val="none"/>
        </w:rPr>
        <w:t>, MoHFW</w:t>
      </w:r>
    </w:p>
    <w:p w14:paraId="1CECF3C5" w14:textId="5A2D834C" w:rsidR="00A124B8" w:rsidRPr="00276F26" w:rsidRDefault="009E7087"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 xml:space="preserve">5.4 a. </w:t>
      </w:r>
      <w:r w:rsidR="00A124B8" w:rsidRPr="00276F26">
        <w:rPr>
          <w:rFonts w:eastAsia="Times New Roman"/>
          <w:b/>
          <w:bCs/>
          <w:kern w:val="0"/>
          <w14:ligatures w14:val="none"/>
        </w:rPr>
        <w:t xml:space="preserve">Q: </w:t>
      </w:r>
      <w:commentRangeStart w:id="48"/>
      <w:commentRangeStart w:id="49"/>
      <w:r w:rsidR="00A124B8" w:rsidRPr="00276F26">
        <w:rPr>
          <w:rFonts w:eastAsia="Times New Roman"/>
          <w:kern w:val="0"/>
          <w14:ligatures w14:val="none"/>
        </w:rPr>
        <w:t>What is gestational diabetes (GDM)?</w:t>
      </w:r>
    </w:p>
    <w:p w14:paraId="49507CE5"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Bot:</w:t>
      </w:r>
      <w:r w:rsidRPr="00276F26">
        <w:rPr>
          <w:rFonts w:eastAsia="Times New Roman"/>
          <w:kern w:val="0"/>
          <w14:ligatures w14:val="none"/>
        </w:rPr>
        <w:t xml:space="preserve"> Gestational Diabetes Mellitus, or GDM, is a type of diabetes that develops only during pregnancy. It means your body cannot make enough insulin, the hormone that helps control blood sugar. Because of this, your blood sugar levels become higher than normal. GDM usually appears after 24 weeks of pregnancy and often goes away after the baby is born.</w:t>
      </w:r>
      <w:r w:rsidRPr="00276F26">
        <w:rPr>
          <w:rFonts w:eastAsia="Times New Roman"/>
          <w:kern w:val="0"/>
          <w14:ligatures w14:val="none"/>
        </w:rPr>
        <w:br/>
        <w:t>It is important to not panic if you are diagnosed with GDM. With early detection, a healthy diet, light exercise, and regular follow-ups, you can have a safe pregnancy and a healthy and happy baby!</w:t>
      </w:r>
    </w:p>
    <w:p w14:paraId="2FD43D1A" w14:textId="68CCE897" w:rsidR="00A124B8" w:rsidRPr="00276F26" w:rsidRDefault="009E7087"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 xml:space="preserve">5.4 b. </w:t>
      </w:r>
      <w:r w:rsidR="00A124B8" w:rsidRPr="00276F26">
        <w:rPr>
          <w:rFonts w:eastAsia="Times New Roman"/>
          <w:b/>
          <w:bCs/>
          <w:kern w:val="0"/>
          <w14:ligatures w14:val="none"/>
        </w:rPr>
        <w:t>Q:</w:t>
      </w:r>
      <w:r w:rsidR="00A124B8" w:rsidRPr="00276F26">
        <w:rPr>
          <w:rFonts w:eastAsia="Times New Roman"/>
          <w:kern w:val="0"/>
          <w14:ligatures w14:val="none"/>
        </w:rPr>
        <w:t xml:space="preserve"> What are signs and symptoms of GDM?</w:t>
      </w:r>
    </w:p>
    <w:p w14:paraId="7C38D519"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Bot</w:t>
      </w:r>
      <w:r w:rsidRPr="00276F26">
        <w:rPr>
          <w:rFonts w:eastAsia="Times New Roman"/>
          <w:kern w:val="0"/>
          <w14:ligatures w14:val="none"/>
        </w:rPr>
        <w:t>: Gestational diabetes often doesn’t cause clear symptoms, which is why routine testing is so important. However, some women may notice:</w:t>
      </w:r>
    </w:p>
    <w:p w14:paraId="2B542B4D" w14:textId="77777777" w:rsidR="00A124B8" w:rsidRPr="00276F26" w:rsidRDefault="00A124B8" w:rsidP="002F303D">
      <w:pPr>
        <w:pStyle w:val="NormalWeb"/>
        <w:numPr>
          <w:ilvl w:val="0"/>
          <w:numId w:val="6"/>
        </w:numPr>
        <w:tabs>
          <w:tab w:val="left" w:pos="7588"/>
        </w:tabs>
        <w:spacing w:after="240" w:line="360" w:lineRule="auto"/>
        <w:rPr>
          <w:rFonts w:eastAsia="Times New Roman"/>
          <w:kern w:val="0"/>
          <w14:ligatures w14:val="none"/>
        </w:rPr>
      </w:pPr>
      <w:r w:rsidRPr="00276F26">
        <w:rPr>
          <w:rFonts w:eastAsia="Times New Roman"/>
          <w:kern w:val="0"/>
          <w14:ligatures w14:val="none"/>
        </w:rPr>
        <w:t>Feeling unusually thirsty or hungry, even after eating</w:t>
      </w:r>
    </w:p>
    <w:p w14:paraId="570DEF54" w14:textId="77777777" w:rsidR="00A124B8" w:rsidRPr="00276F26" w:rsidRDefault="00A124B8" w:rsidP="002F303D">
      <w:pPr>
        <w:pStyle w:val="NormalWeb"/>
        <w:numPr>
          <w:ilvl w:val="0"/>
          <w:numId w:val="6"/>
        </w:numPr>
        <w:tabs>
          <w:tab w:val="left" w:pos="7588"/>
        </w:tabs>
        <w:spacing w:after="240" w:line="360" w:lineRule="auto"/>
        <w:rPr>
          <w:rFonts w:eastAsia="Times New Roman"/>
          <w:kern w:val="0"/>
          <w14:ligatures w14:val="none"/>
        </w:rPr>
      </w:pPr>
      <w:r w:rsidRPr="00276F26">
        <w:rPr>
          <w:rFonts w:eastAsia="Times New Roman"/>
          <w:kern w:val="0"/>
          <w14:ligatures w14:val="none"/>
        </w:rPr>
        <w:t>Frequent urination, especially at night</w:t>
      </w:r>
    </w:p>
    <w:p w14:paraId="4CA358DC" w14:textId="77777777" w:rsidR="00A124B8" w:rsidRPr="00276F26" w:rsidRDefault="00A124B8" w:rsidP="002F303D">
      <w:pPr>
        <w:pStyle w:val="NormalWeb"/>
        <w:numPr>
          <w:ilvl w:val="0"/>
          <w:numId w:val="6"/>
        </w:numPr>
        <w:tabs>
          <w:tab w:val="left" w:pos="7588"/>
        </w:tabs>
        <w:spacing w:after="240" w:line="360" w:lineRule="auto"/>
        <w:rPr>
          <w:rFonts w:eastAsia="Times New Roman"/>
          <w:kern w:val="0"/>
          <w14:ligatures w14:val="none"/>
        </w:rPr>
      </w:pPr>
      <w:r w:rsidRPr="00276F26">
        <w:rPr>
          <w:rFonts w:eastAsia="Times New Roman"/>
          <w:kern w:val="0"/>
          <w14:ligatures w14:val="none"/>
        </w:rPr>
        <w:lastRenderedPageBreak/>
        <w:t>Feeling tired or weak more often than usual</w:t>
      </w:r>
    </w:p>
    <w:p w14:paraId="3194C69D" w14:textId="77777777" w:rsidR="00A124B8" w:rsidRPr="00276F26" w:rsidRDefault="00A124B8" w:rsidP="002F303D">
      <w:pPr>
        <w:pStyle w:val="NormalWeb"/>
        <w:numPr>
          <w:ilvl w:val="0"/>
          <w:numId w:val="6"/>
        </w:numPr>
        <w:tabs>
          <w:tab w:val="left" w:pos="7588"/>
        </w:tabs>
        <w:spacing w:after="240" w:line="360" w:lineRule="auto"/>
        <w:rPr>
          <w:rFonts w:eastAsia="Times New Roman"/>
          <w:kern w:val="0"/>
          <w14:ligatures w14:val="none"/>
        </w:rPr>
      </w:pPr>
      <w:r w:rsidRPr="00276F26">
        <w:rPr>
          <w:rFonts w:eastAsia="Times New Roman"/>
          <w:kern w:val="0"/>
          <w14:ligatures w14:val="none"/>
        </w:rPr>
        <w:t>Blurry vision at times</w:t>
      </w:r>
    </w:p>
    <w:p w14:paraId="339454F2" w14:textId="77777777" w:rsidR="00A124B8" w:rsidRPr="00276F26" w:rsidRDefault="00A124B8" w:rsidP="002F303D">
      <w:pPr>
        <w:pStyle w:val="NormalWeb"/>
        <w:numPr>
          <w:ilvl w:val="0"/>
          <w:numId w:val="6"/>
        </w:numPr>
        <w:tabs>
          <w:tab w:val="left" w:pos="7588"/>
        </w:tabs>
        <w:spacing w:after="240" w:line="360" w:lineRule="auto"/>
        <w:rPr>
          <w:rFonts w:eastAsia="Times New Roman"/>
          <w:kern w:val="0"/>
          <w14:ligatures w14:val="none"/>
        </w:rPr>
      </w:pPr>
      <w:r w:rsidRPr="00276F26">
        <w:rPr>
          <w:rFonts w:eastAsia="Times New Roman"/>
          <w:kern w:val="0"/>
          <w14:ligatures w14:val="none"/>
        </w:rPr>
        <w:t>Repeated urinary or vaginal infections</w:t>
      </w:r>
    </w:p>
    <w:p w14:paraId="5C8B8E92"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kern w:val="0"/>
          <w14:ligatures w14:val="none"/>
        </w:rPr>
        <w:t>If you notice these symptoms, let your doctor or ASHA worker know and they’ll help schedule a sugar test. Early care makes a big difference in keeping you and your baby healthy.</w:t>
      </w:r>
      <w:commentRangeEnd w:id="48"/>
      <w:r w:rsidR="009D1A8B" w:rsidRPr="00276F26">
        <w:rPr>
          <w:rStyle w:val="CommentReference"/>
          <w:rFonts w:eastAsia="Times New Roman"/>
          <w:kern w:val="0"/>
          <w:sz w:val="24"/>
          <w:szCs w:val="24"/>
          <w14:ligatures w14:val="none"/>
        </w:rPr>
        <w:commentReference w:id="48"/>
      </w:r>
      <w:commentRangeEnd w:id="49"/>
      <w:r w:rsidR="009D1A8B" w:rsidRPr="00276F26">
        <w:rPr>
          <w:rStyle w:val="CommentReference"/>
          <w:rFonts w:eastAsia="Times New Roman"/>
          <w:kern w:val="0"/>
          <w:sz w:val="24"/>
          <w:szCs w:val="24"/>
          <w14:ligatures w14:val="none"/>
        </w:rPr>
        <w:commentReference w:id="49"/>
      </w:r>
    </w:p>
    <w:p w14:paraId="660BBE2F" w14:textId="2677F34C" w:rsidR="009E7087" w:rsidRPr="00276F26" w:rsidRDefault="009E7087"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 xml:space="preserve">5.5 a. Q: </w:t>
      </w:r>
      <w:r w:rsidRPr="00276F26">
        <w:rPr>
          <w:rFonts w:eastAsia="Times New Roman"/>
          <w:kern w:val="0"/>
          <w14:ligatures w14:val="none"/>
        </w:rPr>
        <w:t>Which infections are tested during pregnancy?</w:t>
      </w:r>
    </w:p>
    <w:p w14:paraId="6B8C0FED" w14:textId="77777777" w:rsidR="009E7087" w:rsidRPr="00276F26" w:rsidRDefault="009E7087"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 xml:space="preserve">Bot: </w:t>
      </w:r>
      <w:r w:rsidRPr="00276F26">
        <w:rPr>
          <w:rFonts w:eastAsia="Times New Roman"/>
          <w:kern w:val="0"/>
          <w14:ligatures w14:val="none"/>
        </w:rPr>
        <w:t>Detecting and treating infections early keeps both you and your baby healthy.</w:t>
      </w:r>
      <w:r w:rsidRPr="00276F26">
        <w:rPr>
          <w:rFonts w:eastAsia="Times New Roman"/>
          <w:kern w:val="0"/>
          <w14:ligatures w14:val="none"/>
        </w:rPr>
        <w:br/>
        <w:t>That’s why, during routine check-ups, you’ll be screened for HIV, syphilis, hepatitis B, and urinary infections. Your doctor or nurse will explain the tests and help with treatment if needed.</w:t>
      </w:r>
    </w:p>
    <w:p w14:paraId="774BE4CA" w14:textId="77777777" w:rsidR="009E7087" w:rsidRPr="00276F26" w:rsidRDefault="009E7087" w:rsidP="00276F26">
      <w:pPr>
        <w:pStyle w:val="NormalWeb"/>
        <w:tabs>
          <w:tab w:val="left" w:pos="7588"/>
        </w:tabs>
        <w:spacing w:after="240" w:line="360" w:lineRule="auto"/>
        <w:rPr>
          <w:rFonts w:eastAsia="Times New Roman"/>
          <w:i/>
          <w:iCs/>
          <w:kern w:val="0"/>
          <w14:ligatures w14:val="none"/>
        </w:rPr>
      </w:pPr>
      <w:r w:rsidRPr="00276F26">
        <w:rPr>
          <w:rFonts w:eastAsia="Times New Roman"/>
          <w:b/>
          <w:bCs/>
          <w:kern w:val="0"/>
          <w14:ligatures w14:val="none"/>
        </w:rPr>
        <w:t>Source:</w:t>
      </w:r>
      <w:r w:rsidRPr="00276F26">
        <w:rPr>
          <w:rFonts w:eastAsia="Times New Roman"/>
          <w:kern w:val="0"/>
          <w14:ligatures w14:val="none"/>
        </w:rPr>
        <w:t xml:space="preserve"> </w:t>
      </w:r>
      <w:r w:rsidRPr="00276F26">
        <w:rPr>
          <w:rFonts w:eastAsia="Times New Roman"/>
          <w:i/>
          <w:iCs/>
          <w:kern w:val="0"/>
          <w14:ligatures w14:val="none"/>
        </w:rPr>
        <w:t>Routine Antenatal Care for the Healthy Pregnant Woman, FOGSI 2024</w:t>
      </w:r>
    </w:p>
    <w:p w14:paraId="7EBE4FE3" w14:textId="77777777" w:rsidR="009E7087" w:rsidRPr="00276F26" w:rsidRDefault="009E7087" w:rsidP="00276F26">
      <w:pPr>
        <w:pStyle w:val="NormalWeb"/>
        <w:tabs>
          <w:tab w:val="left" w:pos="7588"/>
        </w:tabs>
        <w:spacing w:after="240" w:line="360" w:lineRule="auto"/>
        <w:rPr>
          <w:rFonts w:eastAsia="Times New Roman"/>
          <w:kern w:val="0"/>
          <w14:ligatures w14:val="none"/>
        </w:rPr>
      </w:pPr>
    </w:p>
    <w:p w14:paraId="70E95BE4" w14:textId="77777777"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Source:</w:t>
      </w:r>
      <w:r w:rsidRPr="00276F26">
        <w:rPr>
          <w:rFonts w:eastAsia="Times New Roman"/>
          <w:kern w:val="0"/>
          <w14:ligatures w14:val="none"/>
        </w:rPr>
        <w:t xml:space="preserve"> </w:t>
      </w:r>
      <w:r w:rsidRPr="00276F26">
        <w:rPr>
          <w:rFonts w:eastAsia="Times New Roman"/>
          <w:i/>
          <w:iCs/>
          <w:kern w:val="0"/>
          <w14:ligatures w14:val="none"/>
        </w:rPr>
        <w:t>High-Risk Conditions in Pregnancy</w:t>
      </w:r>
      <w:r w:rsidRPr="00276F26">
        <w:rPr>
          <w:rFonts w:eastAsia="Times New Roman"/>
          <w:kern w:val="0"/>
          <w14:ligatures w14:val="none"/>
        </w:rPr>
        <w:t>, MoHFW</w:t>
      </w:r>
    </w:p>
    <w:p w14:paraId="43772666" w14:textId="2CBE6EB2"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User:</w:t>
      </w:r>
      <w:r w:rsidRPr="00276F26">
        <w:rPr>
          <w:rFonts w:eastAsia="Times New Roman"/>
          <w:kern w:val="0"/>
          <w14:ligatures w14:val="none"/>
        </w:rPr>
        <w:t xml:space="preserve"> </w:t>
      </w:r>
      <w:r w:rsidR="009E7087" w:rsidRPr="00276F26">
        <w:rPr>
          <w:rFonts w:eastAsia="Times New Roman"/>
          <w:kern w:val="0"/>
          <w14:ligatures w14:val="none"/>
        </w:rPr>
        <w:t xml:space="preserve">5.6 </w:t>
      </w:r>
      <w:commentRangeStart w:id="50"/>
      <w:r w:rsidRPr="00276F26">
        <w:rPr>
          <w:rFonts w:eastAsia="Times New Roman"/>
          <w:kern w:val="0"/>
          <w:highlight w:val="yellow"/>
          <w14:ligatures w14:val="none"/>
        </w:rPr>
        <w:t>Mental Health</w:t>
      </w:r>
    </w:p>
    <w:p w14:paraId="4D08F889" w14:textId="550C6D06"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14:ligatures w14:val="none"/>
        </w:rPr>
        <w:t>Bot</w:t>
      </w:r>
      <w:r w:rsidR="009E7087" w:rsidRPr="00276F26">
        <w:rPr>
          <w:rFonts w:eastAsia="Times New Roman"/>
          <w:b/>
          <w:bCs/>
          <w:kern w:val="0"/>
          <w14:ligatures w14:val="none"/>
        </w:rPr>
        <w:t xml:space="preserve"> Intro</w:t>
      </w:r>
      <w:r w:rsidRPr="00276F26">
        <w:rPr>
          <w:rFonts w:eastAsia="Times New Roman"/>
          <w:b/>
          <w:bCs/>
          <w:kern w:val="0"/>
          <w14:ligatures w14:val="none"/>
        </w:rPr>
        <w:t xml:space="preserve">: </w:t>
      </w:r>
      <w:r w:rsidRPr="00276F26">
        <w:rPr>
          <w:rFonts w:eastAsia="Times New Roman"/>
          <w:kern w:val="0"/>
          <w:lang w:val="en-IN"/>
          <w14:ligatures w14:val="none"/>
        </w:rPr>
        <w:t>Your emotional well-being is just as important as your physical health during pregnancy.</w:t>
      </w:r>
      <w:r w:rsidRPr="00276F26">
        <w:rPr>
          <w:rFonts w:eastAsia="Times New Roman"/>
          <w:kern w:val="0"/>
          <w:lang w:val="en-IN"/>
          <w14:ligatures w14:val="none"/>
        </w:rPr>
        <w:br/>
        <w:t>It’s normal to feel a mix of happiness, worry, or tiredness - your body and mind are going through many changes! Regular check-ins, good rest, a balanced diet, and talking openly with your ANM, ASHA, or doctor can help you stay calm and confident through this journey.</w:t>
      </w:r>
      <w:commentRangeEnd w:id="50"/>
      <w:r w:rsidR="00607A87" w:rsidRPr="00276F26">
        <w:rPr>
          <w:rStyle w:val="CommentReference"/>
          <w:rFonts w:eastAsia="Times New Roman"/>
          <w:kern w:val="0"/>
          <w:sz w:val="24"/>
          <w:szCs w:val="24"/>
          <w:lang w:val="en-IN"/>
          <w14:ligatures w14:val="none"/>
        </w:rPr>
        <w:commentReference w:id="50"/>
      </w:r>
    </w:p>
    <w:p w14:paraId="67363781" w14:textId="41472740"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Would you like to know how to manage stress, when to ask for help, or how your family can support you?</w:t>
      </w:r>
    </w:p>
    <w:p w14:paraId="25FC3E4F" w14:textId="53CC5FFC" w:rsidR="00A124B8" w:rsidRPr="00276F26" w:rsidRDefault="009E7087" w:rsidP="00276F26">
      <w:pPr>
        <w:pStyle w:val="NormalWeb"/>
        <w:tabs>
          <w:tab w:val="left" w:pos="7588"/>
        </w:tabs>
        <w:spacing w:after="240" w:line="360" w:lineRule="auto"/>
        <w:rPr>
          <w:rFonts w:eastAsia="Times New Roman"/>
          <w:b/>
          <w:bCs/>
          <w:kern w:val="0"/>
          <w:lang w:val="en-IN"/>
          <w14:ligatures w14:val="none"/>
        </w:rPr>
      </w:pPr>
      <w:r w:rsidRPr="00276F26">
        <w:rPr>
          <w:rFonts w:eastAsia="Times New Roman"/>
          <w:b/>
          <w:bCs/>
          <w:kern w:val="0"/>
          <w:lang w:val="en-IN"/>
          <w14:ligatures w14:val="none"/>
        </w:rPr>
        <w:t xml:space="preserve">5.6 a. </w:t>
      </w:r>
      <w:r w:rsidR="00A124B8" w:rsidRPr="00276F26">
        <w:rPr>
          <w:rFonts w:eastAsia="Times New Roman"/>
          <w:b/>
          <w:bCs/>
          <w:kern w:val="0"/>
          <w:lang w:val="en-IN"/>
          <w14:ligatures w14:val="none"/>
        </w:rPr>
        <w:t xml:space="preserve">Q. </w:t>
      </w:r>
      <w:r w:rsidR="00A124B8" w:rsidRPr="00276F26">
        <w:rPr>
          <w:rFonts w:eastAsia="Times New Roman"/>
          <w:kern w:val="0"/>
          <w:lang w:val="en-IN"/>
          <w14:ligatures w14:val="none"/>
        </w:rPr>
        <w:t>Is it normal to feel anxious or sad during pregnancy?</w:t>
      </w:r>
    </w:p>
    <w:p w14:paraId="58EF2C7F"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Bot:</w:t>
      </w:r>
      <w:r w:rsidRPr="00276F26">
        <w:rPr>
          <w:rFonts w:eastAsia="Times New Roman"/>
          <w:kern w:val="0"/>
          <w:lang w:val="en-IN"/>
          <w14:ligatures w14:val="none"/>
        </w:rPr>
        <w:t xml:space="preserve"> Yes, absolutely. Mild mood changes are common during pregnancy because of hormonal shifts, tiredness, and new responsibilities.</w:t>
      </w:r>
      <w:r w:rsidRPr="00276F26">
        <w:rPr>
          <w:rFonts w:eastAsia="Times New Roman"/>
          <w:kern w:val="0"/>
          <w:lang w:val="en-IN"/>
          <w14:ligatures w14:val="none"/>
        </w:rPr>
        <w:br/>
        <w:t>You might sometimes feel emotional, irritable, or anxious - that’s okay.</w:t>
      </w:r>
      <w:r w:rsidRPr="00276F26">
        <w:rPr>
          <w:rFonts w:eastAsia="Times New Roman"/>
          <w:kern w:val="0"/>
          <w:lang w:val="en-IN"/>
          <w14:ligatures w14:val="none"/>
        </w:rPr>
        <w:br/>
      </w:r>
      <w:r w:rsidRPr="00276F26">
        <w:rPr>
          <w:rFonts w:eastAsia="Times New Roman"/>
          <w:kern w:val="0"/>
          <w:lang w:val="en-IN"/>
          <w14:ligatures w14:val="none"/>
        </w:rPr>
        <w:lastRenderedPageBreak/>
        <w:t>But if you often feel sad, hopeless, or lose interest in daily things, it’s important to share this with your doctor or ANM. Early support makes a big difference!</w:t>
      </w:r>
    </w:p>
    <w:p w14:paraId="6A8AEF22" w14:textId="77777777" w:rsidR="00A124B8" w:rsidRPr="00276F26" w:rsidRDefault="00A124B8" w:rsidP="00276F26">
      <w:pPr>
        <w:pStyle w:val="NormalWeb"/>
        <w:tabs>
          <w:tab w:val="left" w:pos="7588"/>
        </w:tabs>
        <w:spacing w:after="240" w:line="360" w:lineRule="auto"/>
        <w:rPr>
          <w:rFonts w:eastAsia="Times New Roman"/>
          <w:i/>
          <w:iCs/>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Routine Antenatal Care for the Healthy Pregnant Woman, FOGSI 2024 – Psychosocial Well-being Checklist</w:t>
      </w:r>
    </w:p>
    <w:p w14:paraId="6F04D3E0" w14:textId="027E72C6" w:rsidR="00A124B8" w:rsidRPr="00276F26" w:rsidRDefault="009E7087" w:rsidP="00276F26">
      <w:pPr>
        <w:pStyle w:val="NormalWeb"/>
        <w:tabs>
          <w:tab w:val="left" w:pos="7588"/>
        </w:tabs>
        <w:spacing w:after="240" w:line="360" w:lineRule="auto"/>
        <w:rPr>
          <w:rFonts w:eastAsia="Times New Roman"/>
          <w:b/>
          <w:bCs/>
          <w:kern w:val="0"/>
          <w:lang w:val="en-IN"/>
          <w14:ligatures w14:val="none"/>
        </w:rPr>
      </w:pPr>
      <w:r w:rsidRPr="00276F26">
        <w:rPr>
          <w:rFonts w:eastAsia="Times New Roman"/>
          <w:b/>
          <w:bCs/>
          <w:kern w:val="0"/>
          <w:lang w:val="en-IN"/>
          <w14:ligatures w14:val="none"/>
        </w:rPr>
        <w:t xml:space="preserve">5.6 b. </w:t>
      </w:r>
      <w:r w:rsidR="00A124B8" w:rsidRPr="00276F26">
        <w:rPr>
          <w:rFonts w:eastAsia="Times New Roman"/>
          <w:b/>
          <w:bCs/>
          <w:kern w:val="0"/>
          <w:lang w:val="en-IN"/>
          <w14:ligatures w14:val="none"/>
        </w:rPr>
        <w:t xml:space="preserve">Q: </w:t>
      </w:r>
      <w:r w:rsidR="00A124B8" w:rsidRPr="00276F26">
        <w:rPr>
          <w:rFonts w:eastAsia="Times New Roman"/>
          <w:kern w:val="0"/>
          <w:lang w:val="en-IN"/>
          <w14:ligatures w14:val="none"/>
        </w:rPr>
        <w:t>How can I manage stress during pregnancy?</w:t>
      </w:r>
    </w:p>
    <w:p w14:paraId="27412120"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Bot:</w:t>
      </w:r>
      <w:r w:rsidRPr="00276F26">
        <w:rPr>
          <w:rFonts w:eastAsia="Times New Roman"/>
          <w:kern w:val="0"/>
          <w:lang w:val="en-IN"/>
          <w14:ligatures w14:val="none"/>
        </w:rPr>
        <w:t xml:space="preserve"> Try to include short breaks and moments of relaxation in your day.</w:t>
      </w:r>
      <w:r w:rsidRPr="00276F26">
        <w:rPr>
          <w:rFonts w:eastAsia="Times New Roman"/>
          <w:kern w:val="0"/>
          <w:lang w:val="en-IN"/>
          <w14:ligatures w14:val="none"/>
        </w:rPr>
        <w:br/>
        <w:t>Here’s what helps:</w:t>
      </w:r>
    </w:p>
    <w:p w14:paraId="08A0A012" w14:textId="77777777" w:rsidR="00A124B8" w:rsidRPr="00276F26" w:rsidRDefault="00A124B8" w:rsidP="002F303D">
      <w:pPr>
        <w:pStyle w:val="NormalWeb"/>
        <w:numPr>
          <w:ilvl w:val="0"/>
          <w:numId w:val="31"/>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 xml:space="preserve">Take short walks, listen to calming music, or do </w:t>
      </w:r>
      <w:commentRangeStart w:id="51"/>
      <w:r w:rsidRPr="00276F26">
        <w:rPr>
          <w:rFonts w:eastAsia="Times New Roman"/>
          <w:kern w:val="0"/>
          <w:lang w:val="en-IN"/>
          <w14:ligatures w14:val="none"/>
        </w:rPr>
        <w:t>gentle deep-breathing exercises</w:t>
      </w:r>
      <w:commentRangeEnd w:id="51"/>
      <w:r w:rsidR="009D1A8B" w:rsidRPr="00276F26">
        <w:rPr>
          <w:rStyle w:val="CommentReference"/>
          <w:rFonts w:eastAsia="Times New Roman"/>
          <w:kern w:val="0"/>
          <w:sz w:val="24"/>
          <w:szCs w:val="24"/>
          <w:lang w:val="en-IN"/>
          <w14:ligatures w14:val="none"/>
        </w:rPr>
        <w:commentReference w:id="51"/>
      </w:r>
      <w:r w:rsidRPr="00276F26">
        <w:rPr>
          <w:rFonts w:eastAsia="Times New Roman"/>
          <w:kern w:val="0"/>
          <w:lang w:val="en-IN"/>
          <w14:ligatures w14:val="none"/>
        </w:rPr>
        <w:t>.</w:t>
      </w:r>
    </w:p>
    <w:p w14:paraId="1529850B" w14:textId="77777777" w:rsidR="00A124B8" w:rsidRPr="00276F26" w:rsidRDefault="00A124B8" w:rsidP="002F303D">
      <w:pPr>
        <w:pStyle w:val="NormalWeb"/>
        <w:numPr>
          <w:ilvl w:val="0"/>
          <w:numId w:val="31"/>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Spend time with family or friends as talking helps release stress.</w:t>
      </w:r>
    </w:p>
    <w:p w14:paraId="74E1BACE" w14:textId="77777777" w:rsidR="00A124B8" w:rsidRPr="00276F26" w:rsidRDefault="00A124B8" w:rsidP="002F303D">
      <w:pPr>
        <w:pStyle w:val="NormalWeb"/>
        <w:numPr>
          <w:ilvl w:val="0"/>
          <w:numId w:val="31"/>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Eat regular, balanced meals and drink enough water.</w:t>
      </w:r>
    </w:p>
    <w:p w14:paraId="12C85970" w14:textId="77777777" w:rsidR="00A124B8" w:rsidRPr="00276F26" w:rsidRDefault="00A124B8" w:rsidP="002F303D">
      <w:pPr>
        <w:pStyle w:val="NormalWeb"/>
        <w:numPr>
          <w:ilvl w:val="0"/>
          <w:numId w:val="31"/>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Don’t skip rest.</w:t>
      </w:r>
    </w:p>
    <w:p w14:paraId="2B1BE70B" w14:textId="77777777" w:rsidR="00A124B8" w:rsidRPr="00276F26" w:rsidRDefault="00A124B8" w:rsidP="002F303D">
      <w:pPr>
        <w:pStyle w:val="NormalWeb"/>
        <w:numPr>
          <w:ilvl w:val="0"/>
          <w:numId w:val="31"/>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If you’re feeling anxious, share your worries with your ASHA, ANM, or doctor - they’re trained to listen and guide you.</w:t>
      </w:r>
    </w:p>
    <w:p w14:paraId="687B642A" w14:textId="77777777" w:rsidR="00A124B8" w:rsidRPr="00276F26" w:rsidRDefault="00A124B8" w:rsidP="00276F26">
      <w:pPr>
        <w:pStyle w:val="NormalWeb"/>
        <w:tabs>
          <w:tab w:val="left" w:pos="7588"/>
        </w:tabs>
        <w:spacing w:after="240" w:line="360" w:lineRule="auto"/>
        <w:rPr>
          <w:rFonts w:eastAsia="Times New Roman"/>
          <w:i/>
          <w:iCs/>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VHSND Guidelines 2019 – Counselling themes for ANMs on emotional well-being</w:t>
      </w:r>
    </w:p>
    <w:p w14:paraId="60BE90EC" w14:textId="28E0A228" w:rsidR="00A124B8" w:rsidRPr="00276F26" w:rsidRDefault="009E7087" w:rsidP="00276F26">
      <w:pPr>
        <w:pStyle w:val="NormalWeb"/>
        <w:tabs>
          <w:tab w:val="left" w:pos="7588"/>
        </w:tabs>
        <w:spacing w:after="240" w:line="360" w:lineRule="auto"/>
        <w:rPr>
          <w:rFonts w:eastAsia="Times New Roman"/>
          <w:b/>
          <w:bCs/>
          <w:kern w:val="0"/>
          <w:lang w:val="en-IN"/>
          <w14:ligatures w14:val="none"/>
        </w:rPr>
      </w:pPr>
      <w:r w:rsidRPr="00276F26">
        <w:rPr>
          <w:rFonts w:eastAsia="Times New Roman"/>
          <w:b/>
          <w:bCs/>
          <w:kern w:val="0"/>
          <w:lang w:val="en-IN"/>
          <w14:ligatures w14:val="none"/>
        </w:rPr>
        <w:t xml:space="preserve">5.6 c. </w:t>
      </w:r>
      <w:commentRangeStart w:id="52"/>
      <w:r w:rsidR="00A124B8" w:rsidRPr="00276F26">
        <w:rPr>
          <w:rFonts w:eastAsia="Times New Roman"/>
          <w:b/>
          <w:bCs/>
          <w:kern w:val="0"/>
          <w:lang w:val="en-IN"/>
          <w14:ligatures w14:val="none"/>
        </w:rPr>
        <w:t xml:space="preserve">Q. </w:t>
      </w:r>
      <w:r w:rsidR="00A124B8" w:rsidRPr="00276F26">
        <w:rPr>
          <w:rFonts w:eastAsia="Times New Roman"/>
          <w:kern w:val="0"/>
          <w:lang w:val="en-IN"/>
          <w14:ligatures w14:val="none"/>
        </w:rPr>
        <w:t>When should I talk to my doctor about my emotions?</w:t>
      </w:r>
    </w:p>
    <w:p w14:paraId="09CA9CA2"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Bot:</w:t>
      </w:r>
      <w:r w:rsidRPr="00276F26">
        <w:rPr>
          <w:rFonts w:eastAsia="Times New Roman"/>
          <w:kern w:val="0"/>
          <w:lang w:val="en-IN"/>
          <w14:ligatures w14:val="none"/>
        </w:rPr>
        <w:t xml:space="preserve"> You can speak to your doctor and ANM at any time, they’re there to support and care for you. You should definitely speak to them if you notice:</w:t>
      </w:r>
    </w:p>
    <w:p w14:paraId="3CE79FBC" w14:textId="77777777" w:rsidR="00A124B8" w:rsidRPr="00276F26" w:rsidRDefault="00A124B8" w:rsidP="002F303D">
      <w:pPr>
        <w:pStyle w:val="NormalWeb"/>
        <w:numPr>
          <w:ilvl w:val="0"/>
          <w:numId w:val="25"/>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Persistent sadness or frequent crying</w:t>
      </w:r>
    </w:p>
    <w:p w14:paraId="1CE7C192" w14:textId="77777777" w:rsidR="00A124B8" w:rsidRPr="00276F26" w:rsidRDefault="00A124B8" w:rsidP="002F303D">
      <w:pPr>
        <w:pStyle w:val="NormalWeb"/>
        <w:numPr>
          <w:ilvl w:val="0"/>
          <w:numId w:val="25"/>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Feeling very anxious or hopeless</w:t>
      </w:r>
    </w:p>
    <w:p w14:paraId="01F9C274" w14:textId="77777777" w:rsidR="00A124B8" w:rsidRPr="00276F26" w:rsidRDefault="00A124B8" w:rsidP="002F303D">
      <w:pPr>
        <w:pStyle w:val="NormalWeb"/>
        <w:numPr>
          <w:ilvl w:val="0"/>
          <w:numId w:val="25"/>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Difficulty sleeping or loss of appetite</w:t>
      </w:r>
    </w:p>
    <w:p w14:paraId="65A58965" w14:textId="77777777" w:rsidR="00A124B8" w:rsidRPr="00276F26" w:rsidRDefault="00A124B8" w:rsidP="002F303D">
      <w:pPr>
        <w:pStyle w:val="NormalWeb"/>
        <w:numPr>
          <w:ilvl w:val="0"/>
          <w:numId w:val="25"/>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Not enjoying the things that you used to like</w:t>
      </w:r>
    </w:p>
    <w:p w14:paraId="1A94DCCF" w14:textId="77777777" w:rsidR="00A124B8" w:rsidRPr="00276F26" w:rsidRDefault="00A124B8" w:rsidP="002F303D">
      <w:pPr>
        <w:pStyle w:val="NormalWeb"/>
        <w:numPr>
          <w:ilvl w:val="0"/>
          <w:numId w:val="25"/>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Thoughts of harming yourself or feeling overwhelmed</w:t>
      </w:r>
    </w:p>
    <w:p w14:paraId="5BE7B801"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lastRenderedPageBreak/>
        <w:t>These can be signs of perinatal depression or anxiety, which are treatable with early support.</w:t>
      </w:r>
      <w:r w:rsidRPr="00276F26">
        <w:rPr>
          <w:rFonts w:eastAsia="Times New Roman"/>
          <w:kern w:val="0"/>
          <w:lang w:val="en-IN"/>
          <w14:ligatures w14:val="none"/>
        </w:rPr>
        <w:br/>
        <w:t>Your doctor will guide you on safe counselling or therapy options, remember that you are not alone!</w:t>
      </w:r>
      <w:commentRangeEnd w:id="52"/>
      <w:r w:rsidR="00607A87" w:rsidRPr="00276F26">
        <w:rPr>
          <w:rStyle w:val="CommentReference"/>
          <w:rFonts w:eastAsia="Times New Roman"/>
          <w:kern w:val="0"/>
          <w:sz w:val="24"/>
          <w:szCs w:val="24"/>
          <w:lang w:val="en-IN"/>
          <w14:ligatures w14:val="none"/>
        </w:rPr>
        <w:commentReference w:id="52"/>
      </w:r>
    </w:p>
    <w:p w14:paraId="638AF127" w14:textId="77777777" w:rsidR="00A124B8" w:rsidRPr="00276F26" w:rsidRDefault="00A124B8" w:rsidP="00276F26">
      <w:pPr>
        <w:pStyle w:val="NormalWeb"/>
        <w:tabs>
          <w:tab w:val="left" w:pos="7588"/>
        </w:tabs>
        <w:spacing w:after="240" w:line="360" w:lineRule="auto"/>
        <w:rPr>
          <w:rFonts w:eastAsia="Times New Roman"/>
          <w:i/>
          <w:iCs/>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High-Risk Conditions in Pregnancy, MoHFW – Psychosocial screening; Routine ANC Binder 2024 – Emotional health module</w:t>
      </w:r>
    </w:p>
    <w:p w14:paraId="6452497F" w14:textId="6E9F4F5D" w:rsidR="00A124B8" w:rsidRPr="00276F26" w:rsidRDefault="009E7087"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5.6 d. </w:t>
      </w:r>
      <w:r w:rsidR="00A124B8" w:rsidRPr="00276F26">
        <w:rPr>
          <w:rFonts w:eastAsia="Times New Roman"/>
          <w:b/>
          <w:bCs/>
          <w:kern w:val="0"/>
          <w:lang w:val="en-IN"/>
          <w14:ligatures w14:val="none"/>
        </w:rPr>
        <w:t xml:space="preserve">Q: </w:t>
      </w:r>
      <w:r w:rsidR="00A124B8" w:rsidRPr="00276F26">
        <w:rPr>
          <w:rFonts w:eastAsia="Times New Roman"/>
          <w:kern w:val="0"/>
          <w:lang w:val="en-IN"/>
          <w14:ligatures w14:val="none"/>
        </w:rPr>
        <w:t>How can my family support my mental health?</w:t>
      </w:r>
    </w:p>
    <w:p w14:paraId="43DA6F4B"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Bot:</w:t>
      </w:r>
      <w:r w:rsidRPr="00276F26">
        <w:rPr>
          <w:rFonts w:eastAsia="Times New Roman"/>
          <w:kern w:val="0"/>
          <w:lang w:val="en-IN"/>
          <w14:ligatures w14:val="none"/>
        </w:rPr>
        <w:t xml:space="preserve"> Your family plays a big role in helping you stay emotionally strong! They can:</w:t>
      </w:r>
    </w:p>
    <w:p w14:paraId="2DEC6823" w14:textId="77777777" w:rsidR="00A124B8" w:rsidRPr="00276F26" w:rsidRDefault="00A124B8" w:rsidP="00B95EB7">
      <w:pPr>
        <w:pStyle w:val="NormalWeb"/>
        <w:numPr>
          <w:ilvl w:val="0"/>
          <w:numId w:val="3"/>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Help you with household work and make sure you get enough rest</w:t>
      </w:r>
    </w:p>
    <w:p w14:paraId="6163E306" w14:textId="77777777" w:rsidR="00A124B8" w:rsidRPr="00276F26" w:rsidRDefault="00A124B8" w:rsidP="00B95EB7">
      <w:pPr>
        <w:pStyle w:val="NormalWeb"/>
        <w:numPr>
          <w:ilvl w:val="0"/>
          <w:numId w:val="3"/>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Listen to you without judgment</w:t>
      </w:r>
    </w:p>
    <w:p w14:paraId="500954FD" w14:textId="77777777" w:rsidR="00A124B8" w:rsidRPr="00276F26" w:rsidRDefault="00A124B8" w:rsidP="00B95EB7">
      <w:pPr>
        <w:pStyle w:val="NormalWeb"/>
        <w:numPr>
          <w:ilvl w:val="0"/>
          <w:numId w:val="3"/>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Remind you to eat on time and take your supplements</w:t>
      </w:r>
    </w:p>
    <w:p w14:paraId="110E58C3" w14:textId="77777777" w:rsidR="00A124B8" w:rsidRPr="00276F26" w:rsidRDefault="00A124B8" w:rsidP="00B95EB7">
      <w:pPr>
        <w:pStyle w:val="NormalWeb"/>
        <w:numPr>
          <w:ilvl w:val="0"/>
          <w:numId w:val="3"/>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Accompany you to ANC visits</w:t>
      </w:r>
    </w:p>
    <w:p w14:paraId="6E6FE510"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If your family understands your needs, pregnancy becomes a calmer, happier time.</w:t>
      </w:r>
    </w:p>
    <w:p w14:paraId="55B387CE"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VHSND Guidelines, MCP Card 2018 – Family Counselling Messages</w:t>
      </w:r>
    </w:p>
    <w:p w14:paraId="636DC060" w14:textId="7D4FDE7D" w:rsidR="00A124B8" w:rsidRPr="00276F26" w:rsidRDefault="009E7087"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5.6 e. </w:t>
      </w:r>
      <w:r w:rsidR="00A124B8" w:rsidRPr="00276F26">
        <w:rPr>
          <w:rFonts w:eastAsia="Times New Roman"/>
          <w:b/>
          <w:bCs/>
          <w:kern w:val="0"/>
          <w:lang w:val="en-IN"/>
          <w14:ligatures w14:val="none"/>
        </w:rPr>
        <w:t xml:space="preserve">Q. </w:t>
      </w:r>
      <w:r w:rsidR="00A124B8" w:rsidRPr="00276F26">
        <w:rPr>
          <w:rFonts w:eastAsia="Times New Roman"/>
          <w:kern w:val="0"/>
          <w:lang w:val="en-IN"/>
          <w14:ligatures w14:val="none"/>
        </w:rPr>
        <w:t>How important is rest and sleep for mental health?</w:t>
      </w:r>
    </w:p>
    <w:p w14:paraId="047A1B37" w14:textId="77777777" w:rsidR="00A124B8" w:rsidRPr="00276F26" w:rsidRDefault="00A124B8" w:rsidP="002F303D">
      <w:pPr>
        <w:numPr>
          <w:ilvl w:val="0"/>
          <w:numId w:val="20"/>
        </w:numPr>
        <w:spacing w:line="360" w:lineRule="auto"/>
        <w:rPr>
          <w:rFonts w:ascii="Times New Roman" w:hAnsi="Times New Roman" w:cs="Times New Roman"/>
        </w:rPr>
      </w:pPr>
      <w:r w:rsidRPr="00276F26">
        <w:rPr>
          <w:rFonts w:ascii="Times New Roman" w:eastAsia="Times New Roman" w:hAnsi="Times New Roman" w:cs="Times New Roman"/>
          <w:b/>
          <w:bCs/>
          <w:kern w:val="0"/>
          <w:lang w:val="en-IN"/>
          <w14:ligatures w14:val="none"/>
        </w:rPr>
        <w:t>Bot:</w:t>
      </w:r>
      <w:r w:rsidRPr="00276F26">
        <w:rPr>
          <w:rFonts w:ascii="Times New Roman" w:eastAsia="Times New Roman" w:hAnsi="Times New Roman" w:cs="Times New Roman"/>
          <w:kern w:val="0"/>
          <w:lang w:val="en-IN"/>
          <w14:ligatures w14:val="none"/>
        </w:rPr>
        <w:t xml:space="preserve"> Rest is like medicine during pregnancy. Therefore, you should try to sleep 8 hours at night and take 1-2 hours of rest during the day. Good rest improves your mood, helps your body recover, and reduces stress hormones.</w:t>
      </w:r>
      <w:r w:rsidRPr="00276F26">
        <w:rPr>
          <w:rFonts w:ascii="Times New Roman" w:eastAsia="Times New Roman" w:hAnsi="Times New Roman" w:cs="Times New Roman"/>
          <w:kern w:val="0"/>
          <w:lang w:val="en-IN"/>
          <w14:ligatures w14:val="none"/>
        </w:rPr>
        <w:br/>
        <w:t xml:space="preserve">To ensure you get good quality sleep, keep your sleeping area quiet, airy, and comfortable, and avoid screen time before bed. </w:t>
      </w:r>
      <w:r w:rsidRPr="00276F26">
        <w:rPr>
          <w:rFonts w:ascii="Times New Roman" w:hAnsi="Times New Roman" w:cs="Times New Roman"/>
        </w:rPr>
        <w:t xml:space="preserve">Lying on your left side also improves blood supply to baby, so try to sleep on that side and avoid sleeping flat on the back for more than 15-20 minutes, especially during the third trimester. </w:t>
      </w:r>
      <w:r w:rsidRPr="00276F26">
        <w:rPr>
          <w:rFonts w:ascii="Times New Roman" w:eastAsia="Times New Roman" w:hAnsi="Times New Roman" w:cs="Times New Roman"/>
          <w:kern w:val="0"/>
          <w:lang w:val="en-IN"/>
          <w14:ligatures w14:val="none"/>
        </w:rPr>
        <w:t>If you struggle to sleep, try gentle stretches or slow breathing before bed.</w:t>
      </w:r>
    </w:p>
    <w:p w14:paraId="5B72B584"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My Safe Motherhood Booklet, p. 11; VHSND ANM Counselling Handout 2019</w:t>
      </w:r>
    </w:p>
    <w:p w14:paraId="5AAA6D0E" w14:textId="13CE693B" w:rsidR="00A124B8" w:rsidRPr="00276F26" w:rsidRDefault="009E7087"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5.6 f. </w:t>
      </w:r>
      <w:r w:rsidR="00A124B8" w:rsidRPr="00276F26">
        <w:rPr>
          <w:rFonts w:eastAsia="Times New Roman"/>
          <w:b/>
          <w:bCs/>
          <w:kern w:val="0"/>
          <w:lang w:val="en-IN"/>
          <w14:ligatures w14:val="none"/>
        </w:rPr>
        <w:t xml:space="preserve">Q. </w:t>
      </w:r>
      <w:r w:rsidR="00A124B8" w:rsidRPr="00276F26">
        <w:rPr>
          <w:rFonts w:eastAsia="Times New Roman"/>
          <w:kern w:val="0"/>
          <w:lang w:val="en-IN"/>
          <w14:ligatures w14:val="none"/>
        </w:rPr>
        <w:t>What if I feel lonely or unsupported?</w:t>
      </w:r>
    </w:p>
    <w:p w14:paraId="5726A5B3"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lastRenderedPageBreak/>
        <w:t>Bot:</w:t>
      </w:r>
      <w:r w:rsidRPr="00276F26">
        <w:rPr>
          <w:rFonts w:eastAsia="Times New Roman"/>
          <w:kern w:val="0"/>
          <w:lang w:val="en-IN"/>
          <w14:ligatures w14:val="none"/>
        </w:rPr>
        <w:t xml:space="preserve"> You’re not alone. Many women feel this way, especially during their first pregnancy.</w:t>
      </w:r>
      <w:r w:rsidRPr="00276F26">
        <w:rPr>
          <w:rFonts w:eastAsia="Times New Roman"/>
          <w:kern w:val="0"/>
          <w:lang w:val="en-IN"/>
          <w14:ligatures w14:val="none"/>
        </w:rPr>
        <w:br/>
        <w:t>Joining VHSND or group counselling sessions at your Anganwadi centre can help as you’ll meet other expecting mothers and learn together about diet, rest, and newborn care.</w:t>
      </w:r>
      <w:r w:rsidRPr="00276F26">
        <w:rPr>
          <w:rFonts w:eastAsia="Times New Roman"/>
          <w:kern w:val="0"/>
          <w:lang w:val="en-IN"/>
          <w14:ligatures w14:val="none"/>
        </w:rPr>
        <w:br/>
        <w:t>You can also reach out to your ASHA or ANM, who can visit and connect you to local support groups or counsellors.</w:t>
      </w:r>
    </w:p>
    <w:p w14:paraId="00AFA849"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VHSND Guidelines 2019 – Group Counselling and Peer Support; Routine ANC Binder 2024</w:t>
      </w:r>
    </w:p>
    <w:p w14:paraId="6DD7AD57" w14:textId="33A2A572" w:rsidR="00A124B8" w:rsidRPr="00276F26" w:rsidRDefault="009E7087"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5.6 g. </w:t>
      </w:r>
      <w:r w:rsidR="00A124B8" w:rsidRPr="00276F26">
        <w:rPr>
          <w:rFonts w:eastAsia="Times New Roman"/>
          <w:b/>
          <w:bCs/>
          <w:kern w:val="0"/>
          <w:lang w:val="en-IN"/>
          <w14:ligatures w14:val="none"/>
        </w:rPr>
        <w:t xml:space="preserve">Q. </w:t>
      </w:r>
      <w:r w:rsidR="00A124B8" w:rsidRPr="00276F26">
        <w:rPr>
          <w:rFonts w:eastAsia="Times New Roman"/>
          <w:kern w:val="0"/>
          <w:lang w:val="en-IN"/>
          <w14:ligatures w14:val="none"/>
        </w:rPr>
        <w:t>Can stress affect my baby?</w:t>
      </w:r>
    </w:p>
    <w:p w14:paraId="0621E4FC" w14:textId="61B99C89"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Bot:</w:t>
      </w:r>
      <w:r w:rsidRPr="00276F26">
        <w:rPr>
          <w:rFonts w:eastAsia="Times New Roman"/>
          <w:kern w:val="0"/>
          <w:lang w:val="en-IN"/>
          <w14:ligatures w14:val="none"/>
        </w:rPr>
        <w:t xml:space="preserve"> Severe, long-term stress can affect your baby’s growth and birth weight, that’s why it’s important to care for your mind and body. But don’t worry! gentle relaxation, family support, and good nutrition help reduce stress hormones and keep your baby healthy. Even simple acts like talking, singing, or resting peacefully benefit your baby’s development!</w:t>
      </w:r>
    </w:p>
    <w:p w14:paraId="5D5A58A8"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If you often feel sad, hopeless, or lose interest in daily things, it’s important to share this with your doctor or ANM. Early support makes a big difference!</w:t>
      </w:r>
    </w:p>
    <w:p w14:paraId="6E081F50"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High-Risk Conditions in Pregnancy, MoHFW – Maternal Stress and Fetal Growth</w:t>
      </w:r>
    </w:p>
    <w:p w14:paraId="48A62AAF"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p>
    <w:p w14:paraId="29C067B3" w14:textId="77777777" w:rsidR="00A124B8" w:rsidRPr="00276F26" w:rsidRDefault="00A124B8" w:rsidP="00276F26">
      <w:pPr>
        <w:pStyle w:val="NormalWeb"/>
        <w:tabs>
          <w:tab w:val="left" w:pos="7588"/>
        </w:tabs>
        <w:spacing w:after="240" w:line="360" w:lineRule="auto"/>
        <w:rPr>
          <w:rFonts w:eastAsia="Times New Roman"/>
          <w:vanish/>
          <w:kern w:val="0"/>
          <w:lang w:val="en-IN"/>
          <w14:ligatures w14:val="none"/>
        </w:rPr>
      </w:pPr>
      <w:r w:rsidRPr="00276F26">
        <w:rPr>
          <w:rFonts w:eastAsia="Times New Roman"/>
          <w:vanish/>
          <w:kern w:val="0"/>
          <w:lang w:val="en-IN"/>
          <w14:ligatures w14:val="none"/>
        </w:rPr>
        <w:t>Bottom of Form</w:t>
      </w:r>
    </w:p>
    <w:p w14:paraId="5556F5A0"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p>
    <w:p w14:paraId="0419CC6D" w14:textId="1ECFC10C" w:rsidR="00A124B8" w:rsidRPr="00276F26" w:rsidRDefault="00A124B8" w:rsidP="00276F26">
      <w:pPr>
        <w:spacing w:line="360" w:lineRule="auto"/>
        <w:rPr>
          <w:rFonts w:ascii="Times New Roman" w:eastAsia="Times New Roman" w:hAnsi="Times New Roman" w:cs="Times New Roman"/>
          <w:b/>
          <w:bCs/>
          <w:kern w:val="0"/>
          <w14:ligatures w14:val="none"/>
        </w:rPr>
      </w:pPr>
      <w:r w:rsidRPr="00276F26">
        <w:rPr>
          <w:rFonts w:ascii="Times New Roman" w:eastAsia="Times New Roman" w:hAnsi="Times New Roman" w:cs="Times New Roman"/>
          <w:b/>
          <w:bCs/>
          <w:kern w:val="0"/>
          <w14:ligatures w14:val="none"/>
        </w:rPr>
        <w:t xml:space="preserve">User: </w:t>
      </w:r>
      <w:r w:rsidR="009E7087" w:rsidRPr="00276F26">
        <w:rPr>
          <w:rFonts w:ascii="Times New Roman" w:eastAsia="Times New Roman" w:hAnsi="Times New Roman" w:cs="Times New Roman"/>
          <w:b/>
          <w:bCs/>
          <w:kern w:val="0"/>
          <w14:ligatures w14:val="none"/>
        </w:rPr>
        <w:t xml:space="preserve">6. </w:t>
      </w:r>
      <w:r w:rsidRPr="00276F26">
        <w:rPr>
          <w:rFonts w:ascii="Times New Roman" w:eastAsia="Times New Roman" w:hAnsi="Times New Roman" w:cs="Times New Roman"/>
          <w:kern w:val="0"/>
          <w:highlight w:val="yellow"/>
          <w14:ligatures w14:val="none"/>
        </w:rPr>
        <w:t>Myths and Misconceptions</w:t>
      </w:r>
    </w:p>
    <w:p w14:paraId="6CC42825" w14:textId="35D800D6" w:rsidR="00A124B8" w:rsidRPr="00276F26" w:rsidRDefault="00A124B8" w:rsidP="00276F26">
      <w:pPr>
        <w:pStyle w:val="NormalWeb"/>
        <w:tabs>
          <w:tab w:val="left" w:pos="7588"/>
        </w:tabs>
        <w:spacing w:after="240" w:line="360" w:lineRule="auto"/>
        <w:rPr>
          <w:rFonts w:eastAsia="Times New Roman"/>
          <w:kern w:val="0"/>
          <w14:ligatures w14:val="none"/>
        </w:rPr>
      </w:pPr>
      <w:r w:rsidRPr="00276F26">
        <w:rPr>
          <w:rFonts w:eastAsia="Times New Roman"/>
          <w:b/>
          <w:bCs/>
          <w:kern w:val="0"/>
          <w14:ligatures w14:val="none"/>
        </w:rPr>
        <w:t>Bot</w:t>
      </w:r>
      <w:r w:rsidR="009E7087" w:rsidRPr="00276F26">
        <w:rPr>
          <w:rFonts w:eastAsia="Times New Roman"/>
          <w:b/>
          <w:bCs/>
          <w:kern w:val="0"/>
          <w14:ligatures w14:val="none"/>
        </w:rPr>
        <w:t xml:space="preserve"> Intro: </w:t>
      </w:r>
      <w:r w:rsidR="009E7087" w:rsidRPr="00276F26">
        <w:rPr>
          <w:rFonts w:eastAsia="Times New Roman"/>
          <w:kern w:val="0"/>
          <w14:ligatures w14:val="none"/>
        </w:rPr>
        <w:t>There are so many things people say during pregnancy - what to eat, what not to do, even what to think! But not everything you hear is true. In fact, some of these beliefs can harm your health or your baby’s growth. Let’s separate facts from myths so you can take care of yourself with confidence and peace of mind. Would you like to learn about food myths, medicine myths, or exercise myths? You can also type/speak your question directly in the chatbox!</w:t>
      </w:r>
    </w:p>
    <w:p w14:paraId="629102E0" w14:textId="10BC1DA7" w:rsidR="009E7087" w:rsidRPr="00276F26" w:rsidRDefault="009E7087" w:rsidP="00276F26">
      <w:pPr>
        <w:pStyle w:val="NormalWeb"/>
        <w:tabs>
          <w:tab w:val="left" w:pos="7588"/>
        </w:tabs>
        <w:spacing w:after="240" w:line="360" w:lineRule="auto"/>
        <w:rPr>
          <w:rFonts w:eastAsia="Times New Roman"/>
          <w:kern w:val="0"/>
          <w14:ligatures w14:val="none"/>
        </w:rPr>
      </w:pPr>
      <w:r w:rsidRPr="00276F26">
        <w:rPr>
          <w:rFonts w:eastAsia="Times New Roman"/>
          <w:kern w:val="0"/>
          <w14:ligatures w14:val="none"/>
        </w:rPr>
        <w:t>Topics:</w:t>
      </w:r>
    </w:p>
    <w:p w14:paraId="3D4D2846" w14:textId="3D1B9C00" w:rsidR="009E7087" w:rsidRPr="00276F26" w:rsidRDefault="009E7087" w:rsidP="002F303D">
      <w:pPr>
        <w:pStyle w:val="NormalWeb"/>
        <w:numPr>
          <w:ilvl w:val="0"/>
          <w:numId w:val="27"/>
        </w:numPr>
        <w:tabs>
          <w:tab w:val="left" w:pos="7588"/>
        </w:tabs>
        <w:spacing w:after="240" w:line="360" w:lineRule="auto"/>
        <w:rPr>
          <w:rFonts w:eastAsia="Times New Roman"/>
          <w:kern w:val="0"/>
          <w14:ligatures w14:val="none"/>
        </w:rPr>
      </w:pPr>
      <w:commentRangeStart w:id="53"/>
      <w:r w:rsidRPr="00276F26">
        <w:rPr>
          <w:rFonts w:eastAsia="Times New Roman"/>
          <w:kern w:val="0"/>
          <w14:ligatures w14:val="none"/>
        </w:rPr>
        <w:t>Food myths</w:t>
      </w:r>
      <w:commentRangeEnd w:id="53"/>
      <w:r w:rsidR="00B56FF9" w:rsidRPr="00276F26">
        <w:rPr>
          <w:rStyle w:val="CommentReference"/>
          <w:rFonts w:eastAsia="Times New Roman"/>
          <w:kern w:val="0"/>
          <w:sz w:val="24"/>
          <w:szCs w:val="24"/>
          <w14:ligatures w14:val="none"/>
        </w:rPr>
        <w:commentReference w:id="53"/>
      </w:r>
    </w:p>
    <w:p w14:paraId="16CDA774" w14:textId="16315B34" w:rsidR="009E7087" w:rsidRPr="00276F26" w:rsidRDefault="009E7087" w:rsidP="002F303D">
      <w:pPr>
        <w:pStyle w:val="NormalWeb"/>
        <w:numPr>
          <w:ilvl w:val="0"/>
          <w:numId w:val="27"/>
        </w:numPr>
        <w:tabs>
          <w:tab w:val="left" w:pos="7588"/>
        </w:tabs>
        <w:spacing w:after="240" w:line="360" w:lineRule="auto"/>
        <w:rPr>
          <w:rFonts w:eastAsia="Times New Roman"/>
          <w:kern w:val="0"/>
          <w14:ligatures w14:val="none"/>
        </w:rPr>
      </w:pPr>
      <w:r w:rsidRPr="00276F26">
        <w:rPr>
          <w:rFonts w:eastAsia="Times New Roman"/>
          <w:kern w:val="0"/>
          <w14:ligatures w14:val="none"/>
        </w:rPr>
        <w:lastRenderedPageBreak/>
        <w:t>Exercise myths</w:t>
      </w:r>
    </w:p>
    <w:p w14:paraId="3D446B6D" w14:textId="123626D1" w:rsidR="009E7087" w:rsidRPr="00276F26" w:rsidRDefault="009E7087" w:rsidP="002F303D">
      <w:pPr>
        <w:pStyle w:val="NormalWeb"/>
        <w:numPr>
          <w:ilvl w:val="0"/>
          <w:numId w:val="27"/>
        </w:numPr>
        <w:tabs>
          <w:tab w:val="left" w:pos="7588"/>
        </w:tabs>
        <w:spacing w:after="240" w:line="360" w:lineRule="auto"/>
        <w:rPr>
          <w:rFonts w:eastAsia="Times New Roman"/>
          <w:kern w:val="0"/>
          <w:lang w:val="en-IN"/>
          <w14:ligatures w14:val="none"/>
        </w:rPr>
      </w:pPr>
      <w:r w:rsidRPr="00276F26">
        <w:rPr>
          <w:rFonts w:eastAsia="Times New Roman"/>
          <w:kern w:val="0"/>
          <w14:ligatures w14:val="none"/>
        </w:rPr>
        <w:t>Medicine myths</w:t>
      </w:r>
    </w:p>
    <w:p w14:paraId="3CA8A562" w14:textId="1D052FB8" w:rsidR="00A124B8" w:rsidRPr="00276F26" w:rsidRDefault="00A124B8" w:rsidP="00276F26">
      <w:pPr>
        <w:pStyle w:val="NormalWeb"/>
        <w:tabs>
          <w:tab w:val="left" w:pos="7588"/>
        </w:tabs>
        <w:spacing w:after="240" w:line="360" w:lineRule="auto"/>
        <w:rPr>
          <w:rFonts w:eastAsia="Times New Roman"/>
          <w:kern w:val="0"/>
          <w:u w:val="single"/>
          <w:lang w:val="en-IN"/>
          <w14:ligatures w14:val="none"/>
        </w:rPr>
      </w:pPr>
      <w:r w:rsidRPr="00276F26">
        <w:rPr>
          <w:rFonts w:eastAsia="Times New Roman"/>
          <w:kern w:val="0"/>
          <w:u w:val="single"/>
          <w:lang w:val="en-IN"/>
          <w14:ligatures w14:val="none"/>
        </w:rPr>
        <w:t>FAQs:</w:t>
      </w:r>
    </w:p>
    <w:p w14:paraId="2CDD8528" w14:textId="38FEF555" w:rsidR="00A124B8" w:rsidRPr="00276F26" w:rsidRDefault="00276F26" w:rsidP="00276F26">
      <w:pPr>
        <w:pStyle w:val="NormalWeb"/>
        <w:tabs>
          <w:tab w:val="left" w:pos="7588"/>
        </w:tabs>
        <w:spacing w:after="240" w:line="360" w:lineRule="auto"/>
        <w:rPr>
          <w:rFonts w:eastAsia="Times New Roman"/>
          <w:b/>
          <w:bCs/>
          <w:kern w:val="0"/>
          <w:lang w:val="en-IN"/>
          <w14:ligatures w14:val="none"/>
        </w:rPr>
      </w:pPr>
      <w:r w:rsidRPr="00276F26">
        <w:rPr>
          <w:rFonts w:eastAsia="Times New Roman"/>
          <w:b/>
          <w:bCs/>
          <w:kern w:val="0"/>
          <w:lang w:val="en-IN"/>
          <w14:ligatures w14:val="none"/>
        </w:rPr>
        <w:t xml:space="preserve">6.1 a. </w:t>
      </w:r>
      <w:r w:rsidR="00A124B8" w:rsidRPr="00276F26">
        <w:rPr>
          <w:rFonts w:eastAsia="Times New Roman"/>
          <w:b/>
          <w:bCs/>
          <w:kern w:val="0"/>
          <w:lang w:val="en-IN"/>
          <w14:ligatures w14:val="none"/>
        </w:rPr>
        <w:t xml:space="preserve">Q: </w:t>
      </w:r>
      <w:r w:rsidR="00A124B8" w:rsidRPr="00276F26">
        <w:rPr>
          <w:rFonts w:eastAsia="Times New Roman"/>
          <w:kern w:val="0"/>
          <w:lang w:val="en-IN"/>
          <w14:ligatures w14:val="none"/>
        </w:rPr>
        <w:t>Is it true that I should eat less to have an easy delivery?</w:t>
      </w:r>
    </w:p>
    <w:p w14:paraId="494A203B"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Bot: </w:t>
      </w:r>
      <w:r w:rsidRPr="00276F26">
        <w:rPr>
          <w:rFonts w:eastAsia="Times New Roman"/>
          <w:kern w:val="0"/>
          <w:lang w:val="en-IN"/>
          <w14:ligatures w14:val="none"/>
        </w:rPr>
        <w:t>That’s a common myth, and it’s not true at all. During pregnancy, your body and baby both need extra nutrition to stay strong. Eating less can make you weak and increase your risk of low birth weight, anaemia, and fatigue. You should eat a balanced, healthy and nutritious diet to help your baby grow well. Do you want to know what to eat? – link nutrition flow here</w:t>
      </w:r>
    </w:p>
    <w:p w14:paraId="3BC342F6"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Source: </w:t>
      </w:r>
      <w:r w:rsidRPr="00276F26">
        <w:rPr>
          <w:rFonts w:eastAsia="Times New Roman"/>
          <w:i/>
          <w:iCs/>
          <w:kern w:val="0"/>
          <w:lang w:val="en-IN"/>
          <w14:ligatures w14:val="none"/>
        </w:rPr>
        <w:t>VHSND ANM Counselling Handout, MoHFW 2019; My Safe Motherhood Booklet, p. 6</w:t>
      </w:r>
    </w:p>
    <w:p w14:paraId="4CECB4CD" w14:textId="7E81E2AB" w:rsidR="00A124B8" w:rsidRPr="00276F26" w:rsidRDefault="00276F26" w:rsidP="00276F26">
      <w:pPr>
        <w:pStyle w:val="NormalWeb"/>
        <w:tabs>
          <w:tab w:val="left" w:pos="7588"/>
        </w:tabs>
        <w:spacing w:after="240" w:line="360" w:lineRule="auto"/>
        <w:rPr>
          <w:rFonts w:eastAsia="Times New Roman"/>
          <w:b/>
          <w:bCs/>
          <w:kern w:val="0"/>
          <w:lang w:val="en-IN"/>
          <w14:ligatures w14:val="none"/>
        </w:rPr>
      </w:pPr>
      <w:r w:rsidRPr="00276F26">
        <w:rPr>
          <w:rFonts w:eastAsia="Times New Roman"/>
          <w:b/>
          <w:bCs/>
          <w:kern w:val="0"/>
          <w:lang w:val="en-IN"/>
          <w14:ligatures w14:val="none"/>
        </w:rPr>
        <w:t xml:space="preserve">6.1 b. </w:t>
      </w:r>
      <w:r w:rsidR="00A124B8" w:rsidRPr="00276F26">
        <w:rPr>
          <w:rFonts w:eastAsia="Times New Roman"/>
          <w:b/>
          <w:bCs/>
          <w:kern w:val="0"/>
          <w:lang w:val="en-IN"/>
          <w14:ligatures w14:val="none"/>
        </w:rPr>
        <w:t xml:space="preserve">Q. </w:t>
      </w:r>
      <w:r w:rsidR="00A124B8" w:rsidRPr="00276F26">
        <w:rPr>
          <w:rFonts w:eastAsia="Times New Roman"/>
          <w:kern w:val="0"/>
          <w:lang w:val="en-IN"/>
          <w14:ligatures w14:val="none"/>
        </w:rPr>
        <w:t>Can I drink not drink tea during pregnancy?</w:t>
      </w:r>
    </w:p>
    <w:p w14:paraId="60D17A94" w14:textId="4D2722D0" w:rsidR="00A124B8" w:rsidRPr="00276F26" w:rsidRDefault="00A124B8" w:rsidP="00276F26">
      <w:pPr>
        <w:pStyle w:val="NormalWeb"/>
        <w:tabs>
          <w:tab w:val="left" w:pos="7588"/>
        </w:tabs>
        <w:spacing w:after="240" w:line="360" w:lineRule="auto"/>
        <w:rPr>
          <w:rFonts w:eastAsia="Times New Roman"/>
          <w:b/>
          <w:bCs/>
          <w:kern w:val="0"/>
          <w:lang w:val="en-IN"/>
          <w14:ligatures w14:val="none"/>
        </w:rPr>
      </w:pPr>
      <w:r w:rsidRPr="00276F26">
        <w:rPr>
          <w:rFonts w:eastAsia="Times New Roman"/>
          <w:b/>
          <w:bCs/>
          <w:kern w:val="0"/>
          <w:lang w:val="en-IN"/>
          <w14:ligatures w14:val="none"/>
        </w:rPr>
        <w:t xml:space="preserve">Bot: </w:t>
      </w:r>
      <w:r w:rsidRPr="00276F26">
        <w:rPr>
          <w:rFonts w:eastAsia="Times New Roman"/>
          <w:kern w:val="0"/>
          <w:lang w:val="en-IN"/>
          <w14:ligatures w14:val="none"/>
        </w:rPr>
        <w:t>It’s better to wait at least one hour after eating before having tea or coffee.</w:t>
      </w:r>
      <w:r w:rsidRPr="00276F26">
        <w:rPr>
          <w:rFonts w:eastAsia="Times New Roman"/>
          <w:kern w:val="0"/>
          <w:lang w:val="en-IN"/>
          <w14:ligatures w14:val="none"/>
        </w:rPr>
        <w:br/>
        <w:t>Tea and coffee stop your body from absorbing iron from food, which can lead to anaemia. Also, having tea first thing in the morning can lead to acidity. You can enjoy tea in between meals, just not right after and not as your first meal. Also, limit your tea/coffee consumption to one cup per day!</w:t>
      </w:r>
      <w:r w:rsidRPr="00276F26">
        <w:rPr>
          <w:rFonts w:eastAsia="Times New Roman"/>
          <w:kern w:val="0"/>
          <w:lang w:val="en-IN"/>
          <w14:ligatures w14:val="none"/>
        </w:rPr>
        <w:br/>
      </w:r>
      <w:r w:rsidRPr="00276F26">
        <w:rPr>
          <w:rFonts w:eastAsia="Times New Roman"/>
          <w:b/>
          <w:bCs/>
          <w:kern w:val="0"/>
          <w:lang w:val="en-IN"/>
          <w14:ligatures w14:val="none"/>
        </w:rPr>
        <w:t xml:space="preserve">Source: </w:t>
      </w:r>
      <w:r w:rsidRPr="00276F26">
        <w:rPr>
          <w:rFonts w:eastAsia="Times New Roman"/>
          <w:i/>
          <w:iCs/>
          <w:kern w:val="0"/>
          <w:lang w:val="en-IN"/>
          <w14:ligatures w14:val="none"/>
        </w:rPr>
        <w:t>Control of Iron Deficiency Anaemia, MoHFW; VHSND ANM Counselling Handout 2019</w:t>
      </w:r>
    </w:p>
    <w:p w14:paraId="5F586DD5" w14:textId="5A2A12E3" w:rsidR="00A124B8" w:rsidRPr="00276F26" w:rsidRDefault="00276F26"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6.1 c. </w:t>
      </w:r>
      <w:r w:rsidR="00A124B8" w:rsidRPr="00276F26">
        <w:rPr>
          <w:rFonts w:eastAsia="Times New Roman"/>
          <w:b/>
          <w:bCs/>
          <w:kern w:val="0"/>
          <w:lang w:val="en-IN"/>
          <w14:ligatures w14:val="none"/>
        </w:rPr>
        <w:t xml:space="preserve">Q. </w:t>
      </w:r>
      <w:r w:rsidR="00A124B8" w:rsidRPr="00276F26">
        <w:rPr>
          <w:rFonts w:eastAsia="Times New Roman"/>
          <w:kern w:val="0"/>
          <w:lang w:val="en-IN"/>
          <w14:ligatures w14:val="none"/>
        </w:rPr>
        <w:t>Should I avoid papaya, banana, or pineapple during pregnancy?</w:t>
      </w:r>
    </w:p>
    <w:p w14:paraId="5E7A7E10" w14:textId="28B72F41"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Bot: </w:t>
      </w:r>
      <w:r w:rsidRPr="00276F26">
        <w:rPr>
          <w:rFonts w:eastAsia="Times New Roman"/>
          <w:kern w:val="0"/>
          <w:lang w:val="en-IN"/>
          <w14:ligatures w14:val="none"/>
        </w:rPr>
        <w:t>No, these fruits are safe and healthy when eaten ripe and in moderation! They provide vitamins, fibre, and energy your baby needs. Only raw papaya should be avoided, as it contains latex which may cause mild uterine contractions. Ripe papaya, bananas, and pineapple are excellent sources of nutrition – you can enjoy them!</w:t>
      </w:r>
    </w:p>
    <w:p w14:paraId="0A05F8E0"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MCP Card 2018 – Safe Medication Message; Control of Iron Deficiency Anaemia, MoHFW; My Safe Motherhood Booklet</w:t>
      </w:r>
    </w:p>
    <w:p w14:paraId="22294E3E" w14:textId="04BBCF79" w:rsidR="00A124B8" w:rsidRPr="00276F26" w:rsidRDefault="00276F26"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6.1 d. </w:t>
      </w:r>
      <w:r w:rsidR="00A124B8" w:rsidRPr="00276F26">
        <w:rPr>
          <w:rFonts w:eastAsia="Times New Roman"/>
          <w:b/>
          <w:bCs/>
          <w:kern w:val="0"/>
          <w:lang w:val="en-IN"/>
          <w14:ligatures w14:val="none"/>
        </w:rPr>
        <w:t>Q.</w:t>
      </w:r>
      <w:r w:rsidR="00A124B8" w:rsidRPr="00276F26">
        <w:rPr>
          <w:rFonts w:eastAsia="Times New Roman"/>
          <w:kern w:val="0"/>
          <w:lang w:val="en-IN"/>
          <w14:ligatures w14:val="none"/>
        </w:rPr>
        <w:t xml:space="preserve"> Should I stop eating fish, eggs, or meat during pregnancy?</w:t>
      </w:r>
    </w:p>
    <w:p w14:paraId="25AB6216"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lastRenderedPageBreak/>
        <w:t>Bot</w:t>
      </w:r>
      <w:r w:rsidRPr="00276F26">
        <w:rPr>
          <w:rFonts w:eastAsia="Times New Roman"/>
          <w:kern w:val="0"/>
          <w:lang w:val="en-IN"/>
          <w14:ligatures w14:val="none"/>
        </w:rPr>
        <w:t>: No, you should continue eating meat and fish as these are excellent sources of protein, iron, and calcium. If you eat non-vegetarian food, continue, just make sure it’s well cooked and fresh. If you prefer vegetarian food, you can get the same nutrients from pulses, sprouts, soyabean, milk, and leafy greens.</w:t>
      </w:r>
    </w:p>
    <w:p w14:paraId="19DEF2DD" w14:textId="0C5458CC" w:rsidR="00276F26" w:rsidRPr="00276F26" w:rsidRDefault="00276F26"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6.2 a. Q. </w:t>
      </w:r>
      <w:r w:rsidRPr="00276F26">
        <w:rPr>
          <w:rFonts w:eastAsia="Times New Roman"/>
          <w:kern w:val="0"/>
          <w:lang w:val="en-IN"/>
          <w14:ligatures w14:val="none"/>
        </w:rPr>
        <w:t>Is it true that taking iron tablets will make my baby dark or too big?</w:t>
      </w:r>
    </w:p>
    <w:p w14:paraId="1917D1CB" w14:textId="77777777" w:rsidR="00276F26" w:rsidRPr="00276F26" w:rsidRDefault="00276F26"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Bot: </w:t>
      </w:r>
      <w:r w:rsidRPr="00276F26">
        <w:rPr>
          <w:rFonts w:eastAsia="Times New Roman"/>
          <w:kern w:val="0"/>
          <w:lang w:val="en-IN"/>
          <w14:ligatures w14:val="none"/>
        </w:rPr>
        <w:t xml:space="preserve">No, that’s a myth! </w:t>
      </w:r>
      <w:r w:rsidRPr="00276F26">
        <w:rPr>
          <w:rFonts w:eastAsia="Times New Roman"/>
          <w:kern w:val="0"/>
          <w:lang w:val="en-IN"/>
          <w14:ligatures w14:val="none"/>
        </w:rPr>
        <w:br/>
        <w:t>Iron tablets have nothing to do with your baby’s complexion. They are essential to prevent anaemia, reduce tiredness, and ensure your baby gets enough oxygen for healthy growth.</w:t>
      </w:r>
      <w:r w:rsidRPr="00276F26">
        <w:rPr>
          <w:rFonts w:eastAsia="Times New Roman"/>
          <w:kern w:val="0"/>
          <w:lang w:val="en-IN"/>
          <w14:ligatures w14:val="none"/>
        </w:rPr>
        <w:br/>
        <w:t>It’s normal for your stool to turn black when you take iron, it just means your body is absorbing it well!</w:t>
      </w:r>
    </w:p>
    <w:p w14:paraId="717CAB10" w14:textId="1B6400FA" w:rsidR="00276F26" w:rsidRPr="00276F26" w:rsidRDefault="00276F26"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6.2 b. Q. </w:t>
      </w:r>
      <w:r w:rsidRPr="00276F26">
        <w:rPr>
          <w:rFonts w:eastAsia="Times New Roman"/>
          <w:kern w:val="0"/>
          <w:lang w:val="en-IN"/>
          <w14:ligatures w14:val="none"/>
        </w:rPr>
        <w:t>Can I only take medicines or supplements when I feel weak?</w:t>
      </w:r>
    </w:p>
    <w:p w14:paraId="56BB8397" w14:textId="77777777" w:rsidR="00276F26" w:rsidRPr="00276F26" w:rsidRDefault="00276F26"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Bot:</w:t>
      </w:r>
      <w:r w:rsidRPr="00276F26">
        <w:rPr>
          <w:rFonts w:eastAsia="Times New Roman"/>
          <w:kern w:val="0"/>
          <w:lang w:val="en-IN"/>
          <w14:ligatures w14:val="none"/>
        </w:rPr>
        <w:t xml:space="preserve"> No. always take iron, calcium, and folic acid tablets regularly, even if you feel fine.</w:t>
      </w:r>
      <w:r w:rsidRPr="00276F26">
        <w:rPr>
          <w:rFonts w:eastAsia="Times New Roman"/>
          <w:kern w:val="0"/>
          <w:lang w:val="en-IN"/>
          <w14:ligatures w14:val="none"/>
        </w:rPr>
        <w:br/>
        <w:t>They work best when taken daily, not occasionally. Skipping them can cause anaemia, weak bones, or complications during delivery. And remember to not take any other medicine unless your doctor or ANM prescribes it.</w:t>
      </w:r>
    </w:p>
    <w:p w14:paraId="3ADEBD5C" w14:textId="1C0000FC" w:rsidR="00A124B8" w:rsidRPr="00276F26" w:rsidRDefault="00276F26"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6.2 c. </w:t>
      </w:r>
      <w:r w:rsidR="00A124B8" w:rsidRPr="00276F26">
        <w:rPr>
          <w:rFonts w:eastAsia="Times New Roman"/>
          <w:b/>
          <w:bCs/>
          <w:kern w:val="0"/>
          <w:lang w:val="en-IN"/>
          <w14:ligatures w14:val="none"/>
        </w:rPr>
        <w:t xml:space="preserve">Q. </w:t>
      </w:r>
      <w:r w:rsidR="00A124B8" w:rsidRPr="00276F26">
        <w:rPr>
          <w:rFonts w:eastAsia="Times New Roman"/>
          <w:kern w:val="0"/>
          <w:lang w:val="en-IN"/>
          <w14:ligatures w14:val="none"/>
        </w:rPr>
        <w:t>Is it true that taking more calcium will make the baby’s head hard and delivery difficult?</w:t>
      </w:r>
    </w:p>
    <w:p w14:paraId="0E134452"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Bot:</w:t>
      </w:r>
      <w:r w:rsidRPr="00276F26">
        <w:rPr>
          <w:rFonts w:eastAsia="Times New Roman"/>
          <w:kern w:val="0"/>
          <w:lang w:val="en-IN"/>
          <w14:ligatures w14:val="none"/>
        </w:rPr>
        <w:t xml:space="preserve"> That’s a false belief. Calcium keeps your bones, teeth, and baby’s development strong, and it doesn’t affect the ease of delivery. In fact, low calcium can cause leg cramps, back pain, and weak bones. So, continue your 1 g calcium tablet twice a day with food or milk (not with your iron tablet).</w:t>
      </w:r>
    </w:p>
    <w:p w14:paraId="1430C5B9" w14:textId="77777777" w:rsidR="00A124B8" w:rsidRPr="00276F26" w:rsidRDefault="00A124B8" w:rsidP="00276F26">
      <w:pPr>
        <w:pStyle w:val="NormalWeb"/>
        <w:tabs>
          <w:tab w:val="left" w:pos="7588"/>
        </w:tabs>
        <w:spacing w:after="240" w:line="360" w:lineRule="auto"/>
        <w:rPr>
          <w:rFonts w:eastAsia="Times New Roman"/>
          <w:i/>
          <w:iCs/>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Control of Iron Deficiency Anaemia, MoHFW</w:t>
      </w:r>
    </w:p>
    <w:p w14:paraId="2E1E0C12" w14:textId="169C9147" w:rsidR="00A124B8" w:rsidRPr="00276F26" w:rsidRDefault="00276F26"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6.3 a. </w:t>
      </w:r>
      <w:r w:rsidR="00A124B8" w:rsidRPr="00276F26">
        <w:rPr>
          <w:rFonts w:eastAsia="Times New Roman"/>
          <w:b/>
          <w:bCs/>
          <w:kern w:val="0"/>
          <w:lang w:val="en-IN"/>
          <w14:ligatures w14:val="none"/>
        </w:rPr>
        <w:t xml:space="preserve">Q: </w:t>
      </w:r>
      <w:r w:rsidR="00A124B8" w:rsidRPr="00276F26">
        <w:rPr>
          <w:rFonts w:eastAsia="Times New Roman"/>
          <w:kern w:val="0"/>
          <w:lang w:val="en-IN"/>
          <w14:ligatures w14:val="none"/>
        </w:rPr>
        <w:t>Is exercising during pregnancy harmful?</w:t>
      </w:r>
    </w:p>
    <w:p w14:paraId="51C1DB6A" w14:textId="0F7E2145"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kern w:val="0"/>
          <w:lang w:val="en-IN"/>
          <w14:ligatures w14:val="none"/>
        </w:rPr>
        <w:t xml:space="preserve">Bot: Not at all! </w:t>
      </w:r>
      <w:r w:rsidRPr="00276F26">
        <w:rPr>
          <w:rFonts w:eastAsia="Times New Roman"/>
          <w:color w:val="000000"/>
          <w:kern w:val="0"/>
          <w14:ligatures w14:val="none"/>
        </w:rPr>
        <w:t xml:space="preserve">Regular exercise helps you maintain a healthy weight gain, reduce the risk of gestational diabetes and high blood pressure, relieve back pain, and boost your mood and sleep </w:t>
      </w:r>
      <w:r w:rsidRPr="00276F26">
        <w:rPr>
          <w:rFonts w:eastAsia="Times New Roman"/>
          <w:color w:val="000000"/>
          <w:kern w:val="0"/>
          <w14:ligatures w14:val="none"/>
        </w:rPr>
        <w:lastRenderedPageBreak/>
        <w:t>during pregnancy. Moreover, regular exercise can also help your body recover faster after childbirth.</w:t>
      </w:r>
    </w:p>
    <w:p w14:paraId="150B5949" w14:textId="77777777" w:rsidR="00A124B8" w:rsidRPr="00276F26" w:rsidRDefault="00A124B8" w:rsidP="00276F26">
      <w:pPr>
        <w:pStyle w:val="NormalWeb"/>
        <w:spacing w:before="240" w:line="360" w:lineRule="auto"/>
        <w:rPr>
          <w:rFonts w:eastAsia="Times New Roman"/>
          <w:color w:val="000000"/>
          <w:kern w:val="0"/>
          <w14:ligatures w14:val="none"/>
        </w:rPr>
      </w:pPr>
      <w:r w:rsidRPr="00276F26">
        <w:rPr>
          <w:rFonts w:eastAsia="Times New Roman"/>
          <w:color w:val="000000"/>
          <w:kern w:val="0"/>
          <w14:ligatures w14:val="none"/>
        </w:rPr>
        <w:t>However, it is important to avoid extremely strenuous exercises such as weightlifting. You should also avoid exercises that make your body overheat. It is also important to note that it’s harmful for you and your baby to lie flat on your back for more than 15 minutes after 20 weeks, so it’s better to avoid such yoga poses. Apart from this, exercising can make your pregnancy much easier and safeguard your health!</w:t>
      </w:r>
    </w:p>
    <w:p w14:paraId="6F6D0EF2" w14:textId="77777777" w:rsidR="00A124B8" w:rsidRPr="00276F26" w:rsidRDefault="00A124B8" w:rsidP="00276F26">
      <w:pPr>
        <w:pStyle w:val="NormalWeb"/>
        <w:spacing w:before="240" w:line="360" w:lineRule="auto"/>
        <w:rPr>
          <w:rFonts w:eastAsia="Times New Roman"/>
          <w:i/>
          <w:iCs/>
          <w:color w:val="000000"/>
          <w:kern w:val="0"/>
          <w14:ligatures w14:val="none"/>
        </w:rPr>
      </w:pPr>
      <w:r w:rsidRPr="00276F26">
        <w:rPr>
          <w:rFonts w:eastAsia="Times New Roman"/>
          <w:b/>
          <w:bCs/>
          <w:color w:val="000000"/>
          <w:kern w:val="0"/>
          <w14:ligatures w14:val="none"/>
        </w:rPr>
        <w:t>Source:</w:t>
      </w:r>
      <w:r w:rsidRPr="00276F26">
        <w:rPr>
          <w:rFonts w:eastAsia="Times New Roman"/>
          <w:color w:val="000000"/>
          <w:kern w:val="0"/>
          <w14:ligatures w14:val="none"/>
        </w:rPr>
        <w:t xml:space="preserve"> </w:t>
      </w:r>
      <w:r w:rsidRPr="00276F26">
        <w:rPr>
          <w:rFonts w:eastAsia="Times New Roman"/>
          <w:i/>
          <w:iCs/>
          <w:color w:val="000000"/>
          <w:kern w:val="0"/>
          <w14:ligatures w14:val="none"/>
        </w:rPr>
        <w:t>ACOG Guidelines</w:t>
      </w:r>
    </w:p>
    <w:p w14:paraId="45E35A6B" w14:textId="77777777" w:rsidR="00A124B8" w:rsidRPr="00276F26" w:rsidRDefault="00A124B8" w:rsidP="00276F26">
      <w:pPr>
        <w:pStyle w:val="NormalWeb"/>
        <w:spacing w:before="240" w:line="360" w:lineRule="auto"/>
        <w:rPr>
          <w:rFonts w:eastAsia="Times New Roman"/>
          <w:color w:val="000000"/>
          <w:kern w:val="0"/>
          <w14:ligatures w14:val="none"/>
        </w:rPr>
      </w:pPr>
    </w:p>
    <w:p w14:paraId="3E108221" w14:textId="77777777" w:rsidR="00A124B8" w:rsidRPr="00276F26" w:rsidRDefault="00A124B8" w:rsidP="00276F26">
      <w:pPr>
        <w:spacing w:line="360" w:lineRule="auto"/>
        <w:rPr>
          <w:rFonts w:ascii="Times New Roman" w:eastAsia="Times New Roman" w:hAnsi="Times New Roman" w:cs="Times New Roman"/>
          <w:b/>
          <w:bCs/>
          <w:kern w:val="0"/>
          <w:lang w:val="en-IN"/>
          <w14:ligatures w14:val="none"/>
        </w:rPr>
      </w:pPr>
      <w:r w:rsidRPr="00276F26">
        <w:rPr>
          <w:rFonts w:ascii="Times New Roman" w:eastAsia="Times New Roman" w:hAnsi="Times New Roman" w:cs="Times New Roman"/>
          <w:b/>
          <w:bCs/>
          <w:kern w:val="0"/>
          <w:lang w:val="en-IN"/>
          <w14:ligatures w14:val="none"/>
        </w:rPr>
        <w:br w:type="page"/>
      </w:r>
    </w:p>
    <w:p w14:paraId="1A5CFBDD" w14:textId="77012C0D"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lastRenderedPageBreak/>
        <w:t>User:</w:t>
      </w:r>
      <w:r w:rsidR="00276F26" w:rsidRPr="00276F26">
        <w:rPr>
          <w:rFonts w:eastAsia="Times New Roman"/>
          <w:b/>
          <w:bCs/>
          <w:kern w:val="0"/>
          <w:lang w:val="en-IN"/>
          <w14:ligatures w14:val="none"/>
        </w:rPr>
        <w:t xml:space="preserve"> 7.</w:t>
      </w:r>
      <w:r w:rsidRPr="00276F26">
        <w:rPr>
          <w:rFonts w:eastAsia="Times New Roman"/>
          <w:b/>
          <w:bCs/>
          <w:kern w:val="0"/>
          <w:lang w:val="en-IN"/>
          <w14:ligatures w14:val="none"/>
        </w:rPr>
        <w:t xml:space="preserve"> </w:t>
      </w:r>
      <w:r w:rsidRPr="00276F26">
        <w:rPr>
          <w:rFonts w:eastAsia="Times New Roman"/>
          <w:kern w:val="0"/>
          <w:highlight w:val="yellow"/>
          <w:lang w:val="en-IN"/>
          <w14:ligatures w14:val="none"/>
        </w:rPr>
        <w:t>Trimester-wise Information</w:t>
      </w:r>
    </w:p>
    <w:p w14:paraId="7C3718E2" w14:textId="32288203"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Bot</w:t>
      </w:r>
      <w:r w:rsidR="00276F26" w:rsidRPr="00276F26">
        <w:rPr>
          <w:rFonts w:eastAsia="Times New Roman"/>
          <w:b/>
          <w:bCs/>
          <w:kern w:val="0"/>
          <w:lang w:val="en-IN"/>
          <w14:ligatures w14:val="none"/>
        </w:rPr>
        <w:t xml:space="preserve"> Intro</w:t>
      </w:r>
      <w:r w:rsidRPr="00276F26">
        <w:rPr>
          <w:rFonts w:eastAsia="Times New Roman"/>
          <w:b/>
          <w:bCs/>
          <w:kern w:val="0"/>
          <w:lang w:val="en-IN"/>
          <w14:ligatures w14:val="none"/>
        </w:rPr>
        <w:t xml:space="preserve">: </w:t>
      </w:r>
      <w:r w:rsidRPr="00276F26">
        <w:rPr>
          <w:rFonts w:eastAsia="Times New Roman"/>
          <w:kern w:val="0"/>
          <w:lang w:val="en-IN"/>
          <w14:ligatures w14:val="none"/>
        </w:rPr>
        <w:t>Hello! Every stage of your pregnancy is special and needs different care for you and your baby. Would you like to know what to eat, which tablets to take, or how to take care of yourself based on your trimester? + Interactive message</w:t>
      </w:r>
    </w:p>
    <w:p w14:paraId="68C2A0DE" w14:textId="74CF0AB0"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Choose your stage:</w:t>
      </w:r>
    </w:p>
    <w:p w14:paraId="0DA24DC7" w14:textId="45D9EBBC" w:rsidR="00A124B8" w:rsidRPr="00276F26" w:rsidRDefault="00A124B8" w:rsidP="002F303D">
      <w:pPr>
        <w:pStyle w:val="NormalWeb"/>
        <w:numPr>
          <w:ilvl w:val="0"/>
          <w:numId w:val="7"/>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First Trimester (0–12 weeks)</w:t>
      </w:r>
    </w:p>
    <w:p w14:paraId="268E78B4" w14:textId="77777777" w:rsidR="00A124B8" w:rsidRPr="00276F26" w:rsidRDefault="00A124B8" w:rsidP="002F303D">
      <w:pPr>
        <w:pStyle w:val="NormalWeb"/>
        <w:numPr>
          <w:ilvl w:val="0"/>
          <w:numId w:val="7"/>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Second Trimester (13–28 weeks)</w:t>
      </w:r>
    </w:p>
    <w:p w14:paraId="42B947B7" w14:textId="77777777" w:rsidR="00A124B8" w:rsidRPr="00276F26" w:rsidRDefault="00A124B8" w:rsidP="002F303D">
      <w:pPr>
        <w:pStyle w:val="NormalWeb"/>
        <w:numPr>
          <w:ilvl w:val="0"/>
          <w:numId w:val="7"/>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Third Trimester (29 weeks–delivery)</w:t>
      </w:r>
    </w:p>
    <w:p w14:paraId="59010568"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p>
    <w:p w14:paraId="17393D07" w14:textId="5435776B"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User:</w:t>
      </w:r>
      <w:r w:rsidRPr="00276F26">
        <w:rPr>
          <w:rFonts w:eastAsia="Times New Roman"/>
          <w:kern w:val="0"/>
          <w:lang w:val="en-IN"/>
          <w14:ligatures w14:val="none"/>
        </w:rPr>
        <w:t xml:space="preserve"> FIRST TRIMESTER</w:t>
      </w:r>
    </w:p>
    <w:p w14:paraId="09E6EBA5"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Bot:</w:t>
      </w:r>
      <w:r w:rsidRPr="00276F26">
        <w:rPr>
          <w:rFonts w:eastAsia="Times New Roman"/>
          <w:kern w:val="0"/>
          <w:lang w:val="en-IN"/>
          <w14:ligatures w14:val="none"/>
        </w:rPr>
        <w:t xml:space="preserve"> In the first three months, your body is adjusting and your baby’s brain and spine are developing. Nausea and tiredness are common, so eat light and rest well.</w:t>
      </w:r>
    </w:p>
    <w:p w14:paraId="7AEAD1F5"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Choose a topic:</w:t>
      </w:r>
    </w:p>
    <w:p w14:paraId="1D85ACFA" w14:textId="223321D5" w:rsidR="00A124B8" w:rsidRPr="00276F26" w:rsidRDefault="00A124B8" w:rsidP="002F303D">
      <w:pPr>
        <w:pStyle w:val="NormalWeb"/>
        <w:numPr>
          <w:ilvl w:val="0"/>
          <w:numId w:val="10"/>
        </w:numPr>
        <w:tabs>
          <w:tab w:val="left" w:pos="7588"/>
        </w:tabs>
        <w:spacing w:after="0" w:line="360" w:lineRule="auto"/>
        <w:rPr>
          <w:rFonts w:eastAsia="Times New Roman"/>
          <w:kern w:val="0"/>
          <w:lang w:val="en-IN"/>
          <w14:ligatures w14:val="none"/>
        </w:rPr>
      </w:pPr>
      <w:commentRangeStart w:id="54"/>
      <w:commentRangeStart w:id="55"/>
      <w:r w:rsidRPr="00276F26">
        <w:rPr>
          <w:rFonts w:eastAsia="Times New Roman"/>
          <w:kern w:val="0"/>
          <w:lang w:val="en-IN"/>
          <w14:ligatures w14:val="none"/>
        </w:rPr>
        <w:t>What to Eat</w:t>
      </w:r>
      <w:commentRangeEnd w:id="54"/>
      <w:r w:rsidR="00B56FF9" w:rsidRPr="00276F26">
        <w:rPr>
          <w:rStyle w:val="CommentReference"/>
          <w:rFonts w:eastAsia="Times New Roman"/>
          <w:kern w:val="0"/>
          <w:sz w:val="24"/>
          <w:szCs w:val="24"/>
          <w:lang w:val="en-IN"/>
          <w14:ligatures w14:val="none"/>
        </w:rPr>
        <w:commentReference w:id="54"/>
      </w:r>
      <w:commentRangeEnd w:id="55"/>
      <w:r w:rsidR="004C2ACA" w:rsidRPr="00276F26">
        <w:rPr>
          <w:rStyle w:val="CommentReference"/>
          <w:rFonts w:eastAsia="Times New Roman"/>
          <w:kern w:val="0"/>
          <w:sz w:val="24"/>
          <w:szCs w:val="24"/>
          <w:lang w:val="en-IN"/>
          <w14:ligatures w14:val="none"/>
        </w:rPr>
        <w:commentReference w:id="55"/>
      </w:r>
    </w:p>
    <w:p w14:paraId="2C49A7CC" w14:textId="1EA5B9AE" w:rsidR="00A124B8" w:rsidRPr="00276F26" w:rsidRDefault="00A124B8" w:rsidP="002F303D">
      <w:pPr>
        <w:pStyle w:val="NormalWeb"/>
        <w:numPr>
          <w:ilvl w:val="0"/>
          <w:numId w:val="10"/>
        </w:numPr>
        <w:tabs>
          <w:tab w:val="left" w:pos="7588"/>
        </w:tabs>
        <w:spacing w:after="0" w:line="360" w:lineRule="auto"/>
        <w:rPr>
          <w:rFonts w:eastAsia="Times New Roman"/>
          <w:kern w:val="0"/>
          <w:lang w:val="en-IN"/>
          <w14:ligatures w14:val="none"/>
        </w:rPr>
      </w:pPr>
      <w:r w:rsidRPr="00276F26">
        <w:rPr>
          <w:rFonts w:eastAsia="Times New Roman"/>
          <w:kern w:val="0"/>
          <w:lang w:val="en-IN"/>
          <w14:ligatures w14:val="none"/>
        </w:rPr>
        <w:t>Supplements</w:t>
      </w:r>
    </w:p>
    <w:p w14:paraId="20B700B2" w14:textId="56D0FEC2" w:rsidR="00A124B8" w:rsidRPr="00276F26" w:rsidRDefault="00A124B8" w:rsidP="002F303D">
      <w:pPr>
        <w:pStyle w:val="NormalWeb"/>
        <w:numPr>
          <w:ilvl w:val="0"/>
          <w:numId w:val="10"/>
        </w:numPr>
        <w:tabs>
          <w:tab w:val="left" w:pos="7588"/>
        </w:tabs>
        <w:spacing w:after="0" w:line="360" w:lineRule="auto"/>
        <w:rPr>
          <w:rFonts w:eastAsia="Times New Roman"/>
          <w:kern w:val="0"/>
          <w:lang w:val="en-IN"/>
          <w14:ligatures w14:val="none"/>
        </w:rPr>
      </w:pPr>
      <w:r w:rsidRPr="00276F26">
        <w:rPr>
          <w:rFonts w:eastAsia="Times New Roman"/>
          <w:kern w:val="0"/>
          <w:lang w:val="en-IN"/>
          <w14:ligatures w14:val="none"/>
        </w:rPr>
        <w:t>Self-Care Tips</w:t>
      </w:r>
    </w:p>
    <w:p w14:paraId="27A2805C" w14:textId="77777777" w:rsidR="00A124B8" w:rsidRPr="00276F26" w:rsidRDefault="00A124B8" w:rsidP="00276F26">
      <w:pPr>
        <w:pStyle w:val="NormalWeb"/>
        <w:tabs>
          <w:tab w:val="left" w:pos="7588"/>
        </w:tabs>
        <w:spacing w:after="0" w:line="360" w:lineRule="auto"/>
        <w:ind w:left="720"/>
        <w:rPr>
          <w:rFonts w:eastAsia="Times New Roman"/>
          <w:kern w:val="0"/>
          <w:lang w:val="en-IN"/>
          <w14:ligatures w14:val="none"/>
        </w:rPr>
      </w:pPr>
    </w:p>
    <w:p w14:paraId="20231F24"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User:</w:t>
      </w:r>
      <w:r w:rsidRPr="00276F26">
        <w:rPr>
          <w:rFonts w:eastAsia="Times New Roman"/>
          <w:kern w:val="0"/>
          <w:lang w:val="en-IN"/>
          <w14:ligatures w14:val="none"/>
        </w:rPr>
        <w:t xml:space="preserve"> What to Eat</w:t>
      </w:r>
      <w:r w:rsidRPr="00276F26">
        <w:rPr>
          <w:rFonts w:eastAsia="Times New Roman"/>
          <w:kern w:val="0"/>
          <w:lang w:val="en-IN"/>
          <w14:ligatures w14:val="none"/>
        </w:rPr>
        <w:br/>
      </w:r>
      <w:r w:rsidRPr="00276F26">
        <w:rPr>
          <w:rFonts w:eastAsia="Times New Roman"/>
          <w:b/>
          <w:bCs/>
          <w:kern w:val="0"/>
          <w:lang w:val="en-IN"/>
          <w14:ligatures w14:val="none"/>
        </w:rPr>
        <w:t>Bot:</w:t>
      </w:r>
      <w:r w:rsidRPr="00276F26">
        <w:rPr>
          <w:rFonts w:eastAsia="Times New Roman"/>
          <w:kern w:val="0"/>
          <w:lang w:val="en-IN"/>
          <w14:ligatures w14:val="none"/>
        </w:rPr>
        <w:t xml:space="preserve"> Eat small, frequent meals throughout the day. Include:</w:t>
      </w:r>
    </w:p>
    <w:p w14:paraId="7E6E7A1F" w14:textId="77777777" w:rsidR="00A124B8" w:rsidRPr="00276F26" w:rsidRDefault="00A124B8" w:rsidP="002F303D">
      <w:pPr>
        <w:pStyle w:val="NormalWeb"/>
        <w:numPr>
          <w:ilvl w:val="0"/>
          <w:numId w:val="33"/>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Fruits and leafy vegetables for vitamins and iron</w:t>
      </w:r>
    </w:p>
    <w:p w14:paraId="6F4FF37E" w14:textId="77777777" w:rsidR="00A124B8" w:rsidRPr="00276F26" w:rsidRDefault="00A124B8" w:rsidP="002F303D">
      <w:pPr>
        <w:pStyle w:val="NormalWeb"/>
        <w:numPr>
          <w:ilvl w:val="0"/>
          <w:numId w:val="33"/>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Whole grains like ragi, millets, rice</w:t>
      </w:r>
    </w:p>
    <w:p w14:paraId="693D08E7" w14:textId="77777777" w:rsidR="00A124B8" w:rsidRPr="00276F26" w:rsidRDefault="00A124B8" w:rsidP="002F303D">
      <w:pPr>
        <w:pStyle w:val="NormalWeb"/>
        <w:numPr>
          <w:ilvl w:val="0"/>
          <w:numId w:val="33"/>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Moong dal, pulses, and milk for protein and calcium</w:t>
      </w:r>
    </w:p>
    <w:p w14:paraId="658B87EB" w14:textId="77777777" w:rsidR="00A124B8" w:rsidRPr="00276F26" w:rsidRDefault="00A124B8" w:rsidP="002F303D">
      <w:pPr>
        <w:pStyle w:val="NormalWeb"/>
        <w:numPr>
          <w:ilvl w:val="0"/>
          <w:numId w:val="33"/>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Citrus fruits (amla, orange) for vitamin C as they help in absorbing iron</w:t>
      </w:r>
    </w:p>
    <w:p w14:paraId="34EA21D5"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lastRenderedPageBreak/>
        <w:br/>
        <w:t>Avoid skipping meals, oily or spicy food, and long gaps between meals.</w:t>
      </w:r>
    </w:p>
    <w:p w14:paraId="1520AB98"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MCP Card 2018; JSSK Guidelines (MoHFW 2018)</w:t>
      </w:r>
    </w:p>
    <w:p w14:paraId="21639713"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User: </w:t>
      </w:r>
      <w:r w:rsidRPr="00276F26">
        <w:rPr>
          <w:rFonts w:eastAsia="Times New Roman"/>
          <w:kern w:val="0"/>
          <w:lang w:val="en-IN"/>
          <w14:ligatures w14:val="none"/>
        </w:rPr>
        <w:t>Supplements</w:t>
      </w:r>
    </w:p>
    <w:p w14:paraId="04A777DE"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Bot</w:t>
      </w:r>
      <w:r w:rsidRPr="00276F26">
        <w:rPr>
          <w:rFonts w:eastAsia="Times New Roman"/>
          <w:kern w:val="0"/>
          <w:lang w:val="en-IN"/>
          <w14:ligatures w14:val="none"/>
        </w:rPr>
        <w:t>: Your supplements will usually start in the second trimester. However, you can:</w:t>
      </w:r>
    </w:p>
    <w:p w14:paraId="27AE2976" w14:textId="77777777" w:rsidR="00A124B8" w:rsidRPr="00276F26" w:rsidRDefault="00A124B8" w:rsidP="002F303D">
      <w:pPr>
        <w:pStyle w:val="NormalWeb"/>
        <w:numPr>
          <w:ilvl w:val="0"/>
          <w:numId w:val="28"/>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Start Folic Acid (400 µg/day) immediately as it helps baby’s brain and spine.</w:t>
      </w:r>
    </w:p>
    <w:p w14:paraId="5F7954FA" w14:textId="77777777" w:rsidR="00A124B8" w:rsidRPr="00276F26" w:rsidRDefault="00A124B8" w:rsidP="002F303D">
      <w:pPr>
        <w:pStyle w:val="NormalWeb"/>
        <w:numPr>
          <w:ilvl w:val="0"/>
          <w:numId w:val="28"/>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Your doctor may also suggest Vitamin D supplements.</w:t>
      </w:r>
    </w:p>
    <w:p w14:paraId="4CBDF51A" w14:textId="77777777" w:rsidR="00A124B8" w:rsidRPr="00276F26" w:rsidRDefault="00A124B8" w:rsidP="002F303D">
      <w:pPr>
        <w:pStyle w:val="NormalWeb"/>
        <w:numPr>
          <w:ilvl w:val="0"/>
          <w:numId w:val="28"/>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Do not take any other medicines without advice.</w:t>
      </w:r>
    </w:p>
    <w:p w14:paraId="2E70D112"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FOGSI Routine ANC 2024; MCP Card 2018</w:t>
      </w:r>
    </w:p>
    <w:p w14:paraId="39116539"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User: </w:t>
      </w:r>
      <w:r w:rsidRPr="00276F26">
        <w:rPr>
          <w:rFonts w:eastAsia="Times New Roman"/>
          <w:kern w:val="0"/>
          <w:lang w:val="en-IN"/>
          <w14:ligatures w14:val="none"/>
        </w:rPr>
        <w:t>Self-Care Tips</w:t>
      </w:r>
    </w:p>
    <w:p w14:paraId="6B6512B2"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Bot: </w:t>
      </w:r>
      <w:r w:rsidRPr="00276F26">
        <w:rPr>
          <w:rFonts w:eastAsia="Times New Roman"/>
          <w:kern w:val="0"/>
          <w:lang w:val="en-IN"/>
          <w14:ligatures w14:val="none"/>
        </w:rPr>
        <w:t>Pregnancy can be a big life change, therefore, in your first three months you should</w:t>
      </w:r>
    </w:p>
    <w:p w14:paraId="1F8B3273" w14:textId="77777777" w:rsidR="00A124B8" w:rsidRPr="00276F26" w:rsidRDefault="00A124B8" w:rsidP="002F303D">
      <w:pPr>
        <w:pStyle w:val="NormalWeb"/>
        <w:numPr>
          <w:ilvl w:val="0"/>
          <w:numId w:val="22"/>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Register your pregnancy early at your Anganwadi or health centre.</w:t>
      </w:r>
    </w:p>
    <w:p w14:paraId="3A1B1BF4" w14:textId="77777777" w:rsidR="00A124B8" w:rsidRPr="00276F26" w:rsidRDefault="00A124B8" w:rsidP="002F303D">
      <w:pPr>
        <w:pStyle w:val="NormalWeb"/>
        <w:numPr>
          <w:ilvl w:val="0"/>
          <w:numId w:val="22"/>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Take 8 hours of sleep at night and 2 hours of rest during the day.</w:t>
      </w:r>
    </w:p>
    <w:p w14:paraId="3D0C1FA1" w14:textId="77777777" w:rsidR="00A124B8" w:rsidRPr="00276F26" w:rsidRDefault="00A124B8" w:rsidP="002F303D">
      <w:pPr>
        <w:pStyle w:val="NormalWeb"/>
        <w:numPr>
          <w:ilvl w:val="0"/>
          <w:numId w:val="22"/>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Avoid lifting heavy things or skipping meals.</w:t>
      </w:r>
    </w:p>
    <w:p w14:paraId="152641FA" w14:textId="77777777" w:rsidR="00A124B8" w:rsidRPr="00276F26" w:rsidRDefault="00A124B8" w:rsidP="002F303D">
      <w:pPr>
        <w:pStyle w:val="NormalWeb"/>
        <w:numPr>
          <w:ilvl w:val="0"/>
          <w:numId w:val="22"/>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Talk to your ASHA or ANM if you have vomiting, weakness, or dizziness.</w:t>
      </w:r>
    </w:p>
    <w:p w14:paraId="77BDC92B"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MCP Card 2018; VHSND ANM Handout 2019</w:t>
      </w:r>
    </w:p>
    <w:p w14:paraId="46DB5D0C"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p>
    <w:p w14:paraId="688D7AE3"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User</w:t>
      </w:r>
      <w:r w:rsidRPr="00276F26">
        <w:rPr>
          <w:rFonts w:eastAsia="Times New Roman"/>
          <w:kern w:val="0"/>
          <w:lang w:val="en-IN"/>
          <w14:ligatures w14:val="none"/>
        </w:rPr>
        <w:t>: SECOND TRIMESTER (13–28 WEEKS)</w:t>
      </w:r>
    </w:p>
    <w:p w14:paraId="16B03507"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Bot:</w:t>
      </w:r>
      <w:r w:rsidRPr="00276F26">
        <w:rPr>
          <w:rFonts w:eastAsia="Times New Roman"/>
          <w:kern w:val="0"/>
          <w:lang w:val="en-IN"/>
          <w14:ligatures w14:val="none"/>
        </w:rPr>
        <w:t xml:space="preserve"> This is the most important time for your baby’s growth and your strength. You’ll feel more energetic, so focus on eating well and attending your ANC visits.</w:t>
      </w:r>
    </w:p>
    <w:p w14:paraId="00EF09DD"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Choose a topic:</w:t>
      </w:r>
    </w:p>
    <w:p w14:paraId="6D5A1F3A" w14:textId="77777777" w:rsidR="00A124B8" w:rsidRPr="00276F26" w:rsidRDefault="00A124B8" w:rsidP="002F303D">
      <w:pPr>
        <w:pStyle w:val="NormalWeb"/>
        <w:numPr>
          <w:ilvl w:val="0"/>
          <w:numId w:val="35"/>
        </w:numPr>
        <w:tabs>
          <w:tab w:val="left" w:pos="7588"/>
        </w:tabs>
        <w:spacing w:after="0" w:line="360" w:lineRule="auto"/>
        <w:rPr>
          <w:rFonts w:eastAsia="Times New Roman"/>
          <w:kern w:val="0"/>
          <w:lang w:val="en-IN"/>
          <w14:ligatures w14:val="none"/>
        </w:rPr>
      </w:pPr>
      <w:r w:rsidRPr="00276F26">
        <w:rPr>
          <w:rFonts w:eastAsia="Times New Roman"/>
          <w:kern w:val="0"/>
          <w:lang w:val="en-IN"/>
          <w14:ligatures w14:val="none"/>
        </w:rPr>
        <w:lastRenderedPageBreak/>
        <w:t>What to Eat</w:t>
      </w:r>
    </w:p>
    <w:p w14:paraId="356CD9E6" w14:textId="77777777" w:rsidR="00A124B8" w:rsidRPr="00276F26" w:rsidRDefault="00A124B8" w:rsidP="002F303D">
      <w:pPr>
        <w:pStyle w:val="NormalWeb"/>
        <w:numPr>
          <w:ilvl w:val="0"/>
          <w:numId w:val="35"/>
        </w:numPr>
        <w:tabs>
          <w:tab w:val="left" w:pos="7588"/>
        </w:tabs>
        <w:spacing w:after="0" w:line="360" w:lineRule="auto"/>
        <w:rPr>
          <w:rFonts w:eastAsia="Times New Roman"/>
          <w:kern w:val="0"/>
          <w:lang w:val="en-IN"/>
          <w14:ligatures w14:val="none"/>
        </w:rPr>
      </w:pPr>
      <w:r w:rsidRPr="00276F26">
        <w:rPr>
          <w:rFonts w:eastAsia="Times New Roman"/>
          <w:kern w:val="0"/>
          <w:lang w:val="en-IN"/>
          <w14:ligatures w14:val="none"/>
        </w:rPr>
        <w:t>Supplements</w:t>
      </w:r>
    </w:p>
    <w:p w14:paraId="2BF02C3D" w14:textId="77777777" w:rsidR="00A124B8" w:rsidRPr="00276F26" w:rsidRDefault="00A124B8" w:rsidP="002F303D">
      <w:pPr>
        <w:pStyle w:val="NormalWeb"/>
        <w:numPr>
          <w:ilvl w:val="0"/>
          <w:numId w:val="35"/>
        </w:numPr>
        <w:tabs>
          <w:tab w:val="left" w:pos="7588"/>
        </w:tabs>
        <w:spacing w:after="0" w:line="360" w:lineRule="auto"/>
        <w:rPr>
          <w:rFonts w:eastAsia="Times New Roman"/>
          <w:kern w:val="0"/>
          <w:lang w:val="en-IN"/>
          <w14:ligatures w14:val="none"/>
        </w:rPr>
      </w:pPr>
      <w:r w:rsidRPr="00276F26">
        <w:rPr>
          <w:rFonts w:eastAsia="Times New Roman"/>
          <w:kern w:val="0"/>
          <w:lang w:val="en-IN"/>
          <w14:ligatures w14:val="none"/>
        </w:rPr>
        <w:t>Weight and Check-ups</w:t>
      </w:r>
    </w:p>
    <w:p w14:paraId="37DDF847" w14:textId="77777777" w:rsidR="00A124B8" w:rsidRPr="00276F26" w:rsidRDefault="00A124B8" w:rsidP="00276F26">
      <w:pPr>
        <w:pStyle w:val="NormalWeb"/>
        <w:tabs>
          <w:tab w:val="left" w:pos="7588"/>
        </w:tabs>
        <w:spacing w:after="0" w:line="360" w:lineRule="auto"/>
        <w:ind w:left="720"/>
        <w:rPr>
          <w:rFonts w:eastAsia="Times New Roman"/>
          <w:kern w:val="0"/>
          <w:lang w:val="en-IN"/>
          <w14:ligatures w14:val="none"/>
        </w:rPr>
      </w:pPr>
    </w:p>
    <w:p w14:paraId="598A86A5"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User:</w:t>
      </w:r>
      <w:r w:rsidRPr="00276F26">
        <w:rPr>
          <w:rFonts w:eastAsia="Times New Roman"/>
          <w:kern w:val="0"/>
          <w:lang w:val="en-IN"/>
          <w14:ligatures w14:val="none"/>
        </w:rPr>
        <w:t xml:space="preserve"> What to Eat</w:t>
      </w:r>
      <w:r w:rsidRPr="00276F26">
        <w:rPr>
          <w:rFonts w:eastAsia="Times New Roman"/>
          <w:kern w:val="0"/>
          <w:lang w:val="en-IN"/>
          <w14:ligatures w14:val="none"/>
        </w:rPr>
        <w:br/>
      </w:r>
      <w:r w:rsidRPr="00276F26">
        <w:rPr>
          <w:rFonts w:eastAsia="Times New Roman"/>
          <w:b/>
          <w:bCs/>
          <w:kern w:val="0"/>
          <w:lang w:val="en-IN"/>
          <w14:ligatures w14:val="none"/>
        </w:rPr>
        <w:t>Bot:</w:t>
      </w:r>
      <w:r w:rsidRPr="00276F26">
        <w:rPr>
          <w:rFonts w:eastAsia="Times New Roman"/>
          <w:kern w:val="0"/>
          <w:lang w:val="en-IN"/>
          <w14:ligatures w14:val="none"/>
        </w:rPr>
        <w:t xml:space="preserve"> Your body needs more food from the second trimester onwards, you don’t need to ‘eat for two’ but you should eat one extra small meal daily.</w:t>
      </w:r>
    </w:p>
    <w:p w14:paraId="325C5364" w14:textId="77777777" w:rsidR="00A124B8" w:rsidRPr="00276F26" w:rsidRDefault="00A124B8" w:rsidP="002F303D">
      <w:pPr>
        <w:pStyle w:val="NormalWeb"/>
        <w:numPr>
          <w:ilvl w:val="0"/>
          <w:numId w:val="14"/>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Add chapati or rice with dal, vegetables, and curd.</w:t>
      </w:r>
    </w:p>
    <w:p w14:paraId="1AF7E8F0" w14:textId="77777777" w:rsidR="00A124B8" w:rsidRPr="00276F26" w:rsidRDefault="00A124B8" w:rsidP="002F303D">
      <w:pPr>
        <w:pStyle w:val="NormalWeb"/>
        <w:numPr>
          <w:ilvl w:val="0"/>
          <w:numId w:val="14"/>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Eat iron-rich foods like spinach, ragi, jaggery, and green vegetables.</w:t>
      </w:r>
    </w:p>
    <w:p w14:paraId="33B00F36" w14:textId="77777777" w:rsidR="00A124B8" w:rsidRPr="00276F26" w:rsidRDefault="00A124B8" w:rsidP="002F303D">
      <w:pPr>
        <w:pStyle w:val="NormalWeb"/>
        <w:numPr>
          <w:ilvl w:val="0"/>
          <w:numId w:val="14"/>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Add eggs, paneer, milk, or lentils for protein.</w:t>
      </w:r>
    </w:p>
    <w:p w14:paraId="04446429" w14:textId="77777777" w:rsidR="00A124B8" w:rsidRPr="00276F26" w:rsidRDefault="00A124B8" w:rsidP="002F303D">
      <w:pPr>
        <w:pStyle w:val="NormalWeb"/>
        <w:numPr>
          <w:ilvl w:val="0"/>
          <w:numId w:val="14"/>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Drink plenty of fluids such as water, buttermilk, or lemon water.</w:t>
      </w:r>
    </w:p>
    <w:p w14:paraId="4EC32EB1"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MCP Card 2018; JSSK Guidelines (MoHFW 2018)</w:t>
      </w:r>
    </w:p>
    <w:p w14:paraId="30E3262D"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User: </w:t>
      </w:r>
      <w:commentRangeStart w:id="56"/>
      <w:r w:rsidRPr="00276F26">
        <w:rPr>
          <w:rFonts w:eastAsia="Times New Roman"/>
          <w:kern w:val="0"/>
          <w:lang w:val="en-IN"/>
          <w14:ligatures w14:val="none"/>
        </w:rPr>
        <w:t>Supplements</w:t>
      </w:r>
      <w:commentRangeEnd w:id="56"/>
      <w:r w:rsidR="00607A87" w:rsidRPr="00276F26">
        <w:rPr>
          <w:rStyle w:val="CommentReference"/>
          <w:rFonts w:eastAsia="Times New Roman"/>
          <w:kern w:val="0"/>
          <w:sz w:val="24"/>
          <w:szCs w:val="24"/>
          <w:lang w:val="en-IN"/>
          <w14:ligatures w14:val="none"/>
        </w:rPr>
        <w:commentReference w:id="56"/>
      </w:r>
    </w:p>
    <w:p w14:paraId="153C5914" w14:textId="2ACA3B4F"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Bot: You should start taking supplements daily at this stage of your pregnancy. For a healthy pregnancy, you should take:</w:t>
      </w:r>
    </w:p>
    <w:p w14:paraId="473207BE" w14:textId="77777777" w:rsidR="00A124B8" w:rsidRPr="00276F26" w:rsidRDefault="00A124B8" w:rsidP="002F303D">
      <w:pPr>
        <w:pStyle w:val="NormalWeb"/>
        <w:numPr>
          <w:ilvl w:val="0"/>
          <w:numId w:val="36"/>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Iron and Folic Acid (IFA): 1 tablet daily (60</w:t>
      </w:r>
      <w:commentRangeStart w:id="57"/>
      <w:r w:rsidRPr="00276F26">
        <w:rPr>
          <w:rFonts w:eastAsia="Times New Roman"/>
          <w:kern w:val="0"/>
          <w:lang w:val="en-IN"/>
          <w14:ligatures w14:val="none"/>
        </w:rPr>
        <w:t>mg iron</w:t>
      </w:r>
      <w:commentRangeEnd w:id="57"/>
      <w:r w:rsidRPr="00276F26">
        <w:rPr>
          <w:rStyle w:val="CommentReference"/>
          <w:rFonts w:eastAsia="Times New Roman"/>
          <w:kern w:val="0"/>
          <w:sz w:val="24"/>
          <w:szCs w:val="24"/>
          <w:lang w:val="en-IN"/>
          <w14:ligatures w14:val="none"/>
        </w:rPr>
        <w:commentReference w:id="57"/>
      </w:r>
      <w:r w:rsidRPr="00276F26">
        <w:rPr>
          <w:rFonts w:eastAsia="Times New Roman"/>
          <w:kern w:val="0"/>
          <w:lang w:val="en-IN"/>
          <w14:ligatures w14:val="none"/>
        </w:rPr>
        <w:t xml:space="preserve"> + 500 µg folic acid).</w:t>
      </w:r>
      <w:r w:rsidRPr="00276F26">
        <w:rPr>
          <w:rFonts w:eastAsia="Times New Roman"/>
          <w:kern w:val="0"/>
          <w:lang w:val="en-IN"/>
          <w14:ligatures w14:val="none"/>
        </w:rPr>
        <w:br/>
        <w:t>Take this after meals with water or fruit juice. Don’t take this with milk, tea, or coffee and avoid these during meal times as well for better iron absorption.</w:t>
      </w:r>
    </w:p>
    <w:p w14:paraId="655FD5B1" w14:textId="77777777" w:rsidR="00A124B8" w:rsidRPr="00276F26" w:rsidRDefault="00A124B8" w:rsidP="002F303D">
      <w:pPr>
        <w:pStyle w:val="NormalWeb"/>
        <w:numPr>
          <w:ilvl w:val="0"/>
          <w:numId w:val="36"/>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Calcium: Take 2 tablets daily (one morning, one evening), 2 hours apart from IFA. You can take this with milk for better calcium absorption.</w:t>
      </w:r>
    </w:p>
    <w:p w14:paraId="2895E70E"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Control of Iron Deficiency Anaemia (MoHFW); MCP Card 2018; FOGSI 2024</w:t>
      </w:r>
    </w:p>
    <w:p w14:paraId="19CDD250"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User: </w:t>
      </w:r>
      <w:r w:rsidRPr="00276F26">
        <w:rPr>
          <w:rFonts w:eastAsia="Times New Roman"/>
          <w:kern w:val="0"/>
          <w:lang w:val="en-IN"/>
          <w14:ligatures w14:val="none"/>
        </w:rPr>
        <w:t>Weight and Check-ups</w:t>
      </w:r>
    </w:p>
    <w:p w14:paraId="080A12D2"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Bot: </w:t>
      </w:r>
      <w:r w:rsidRPr="00276F26">
        <w:rPr>
          <w:rFonts w:eastAsia="Times New Roman"/>
          <w:kern w:val="0"/>
          <w:lang w:val="en-IN"/>
          <w14:ligatures w14:val="none"/>
        </w:rPr>
        <w:t>At this stage, you should:</w:t>
      </w:r>
    </w:p>
    <w:p w14:paraId="0580A7E8" w14:textId="77777777" w:rsidR="00A124B8" w:rsidRPr="00276F26" w:rsidRDefault="00A124B8" w:rsidP="002F303D">
      <w:pPr>
        <w:pStyle w:val="NormalWeb"/>
        <w:numPr>
          <w:ilvl w:val="0"/>
          <w:numId w:val="8"/>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Visit your ANC once every month.</w:t>
      </w:r>
    </w:p>
    <w:p w14:paraId="33B629CD" w14:textId="77777777" w:rsidR="00A124B8" w:rsidRPr="00276F26" w:rsidRDefault="00A124B8" w:rsidP="002F303D">
      <w:pPr>
        <w:pStyle w:val="NormalWeb"/>
        <w:numPr>
          <w:ilvl w:val="0"/>
          <w:numId w:val="8"/>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lastRenderedPageBreak/>
        <w:t>Ideal weight gain is around 1 kg per month.</w:t>
      </w:r>
    </w:p>
    <w:p w14:paraId="6E6E71FD" w14:textId="77777777" w:rsidR="00A124B8" w:rsidRPr="00276F26" w:rsidRDefault="00A124B8" w:rsidP="002F303D">
      <w:pPr>
        <w:pStyle w:val="NormalWeb"/>
        <w:numPr>
          <w:ilvl w:val="0"/>
          <w:numId w:val="8"/>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Continue your TT/TD injections and record everything in your MCP card.</w:t>
      </w:r>
    </w:p>
    <w:p w14:paraId="1E17F2EB"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MCP Card 2018; FOGSI 2024</w:t>
      </w:r>
    </w:p>
    <w:p w14:paraId="17CEEC87"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p>
    <w:p w14:paraId="7854B1A2" w14:textId="77777777" w:rsidR="00A124B8" w:rsidRPr="00276F26" w:rsidRDefault="00A124B8" w:rsidP="00276F26">
      <w:pPr>
        <w:pStyle w:val="NormalWeb"/>
        <w:tabs>
          <w:tab w:val="left" w:pos="7588"/>
        </w:tabs>
        <w:spacing w:after="240" w:line="360" w:lineRule="auto"/>
        <w:rPr>
          <w:rFonts w:eastAsia="Times New Roman"/>
          <w:b/>
          <w:bCs/>
          <w:kern w:val="0"/>
          <w:lang w:val="en-IN"/>
          <w14:ligatures w14:val="none"/>
        </w:rPr>
      </w:pPr>
      <w:r w:rsidRPr="00276F26">
        <w:rPr>
          <w:rFonts w:eastAsia="Times New Roman"/>
          <w:b/>
          <w:bCs/>
          <w:kern w:val="0"/>
          <w:lang w:val="en-IN"/>
          <w14:ligatures w14:val="none"/>
        </w:rPr>
        <w:t xml:space="preserve">User: </w:t>
      </w:r>
      <w:r w:rsidRPr="00276F26">
        <w:rPr>
          <w:rFonts w:eastAsia="Times New Roman"/>
          <w:kern w:val="0"/>
          <w:lang w:val="en-IN"/>
          <w14:ligatures w14:val="none"/>
        </w:rPr>
        <w:t>THIRD TRIMESTER (29 WEEKS–DELIVERY)</w:t>
      </w:r>
    </w:p>
    <w:p w14:paraId="642F95B3"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Bot:</w:t>
      </w:r>
      <w:r w:rsidRPr="00276F26">
        <w:rPr>
          <w:rFonts w:eastAsia="Times New Roman"/>
          <w:kern w:val="0"/>
          <w:lang w:val="en-IN"/>
          <w14:ligatures w14:val="none"/>
        </w:rPr>
        <w:t xml:space="preserve"> You’re in the final stretch! Your baby is growing fast so now’s the time to rest more and eat for strength.</w:t>
      </w:r>
    </w:p>
    <w:p w14:paraId="108EEBFE"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Choose a topic:</w:t>
      </w:r>
    </w:p>
    <w:p w14:paraId="56001B55" w14:textId="77777777" w:rsidR="00A124B8" w:rsidRPr="00276F26" w:rsidRDefault="00A124B8" w:rsidP="002F303D">
      <w:pPr>
        <w:pStyle w:val="NormalWeb"/>
        <w:numPr>
          <w:ilvl w:val="0"/>
          <w:numId w:val="26"/>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What to Eat</w:t>
      </w:r>
    </w:p>
    <w:p w14:paraId="5D255E39" w14:textId="77777777" w:rsidR="00A124B8" w:rsidRPr="00276F26" w:rsidRDefault="00A124B8" w:rsidP="002F303D">
      <w:pPr>
        <w:pStyle w:val="NormalWeb"/>
        <w:numPr>
          <w:ilvl w:val="0"/>
          <w:numId w:val="26"/>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Supplements</w:t>
      </w:r>
    </w:p>
    <w:p w14:paraId="7D9CA272" w14:textId="77777777" w:rsidR="00A124B8" w:rsidRPr="00276F26" w:rsidRDefault="00A124B8" w:rsidP="002F303D">
      <w:pPr>
        <w:pStyle w:val="NormalWeb"/>
        <w:numPr>
          <w:ilvl w:val="0"/>
          <w:numId w:val="26"/>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Delivery Preparation</w:t>
      </w:r>
    </w:p>
    <w:p w14:paraId="7D10E546"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User: </w:t>
      </w:r>
      <w:r w:rsidRPr="00276F26">
        <w:rPr>
          <w:rFonts w:eastAsia="Times New Roman"/>
          <w:kern w:val="0"/>
          <w:lang w:val="en-IN"/>
          <w14:ligatures w14:val="none"/>
        </w:rPr>
        <w:t>What to Eat</w:t>
      </w:r>
    </w:p>
    <w:p w14:paraId="0C38A3FF"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Bot: </w:t>
      </w:r>
      <w:r w:rsidRPr="00276F26">
        <w:rPr>
          <w:rFonts w:eastAsia="Times New Roman"/>
          <w:kern w:val="0"/>
          <w:lang w:val="en-IN"/>
          <w14:ligatures w14:val="none"/>
        </w:rPr>
        <w:t>In your third trimester, you should</w:t>
      </w:r>
    </w:p>
    <w:p w14:paraId="73F820F6" w14:textId="77777777" w:rsidR="00A124B8" w:rsidRPr="00276F26" w:rsidRDefault="00A124B8" w:rsidP="00B95EB7">
      <w:pPr>
        <w:pStyle w:val="NormalWeb"/>
        <w:numPr>
          <w:ilvl w:val="0"/>
          <w:numId w:val="2"/>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Eat one extra meal or snack (like upma, idli, or banana).</w:t>
      </w:r>
    </w:p>
    <w:p w14:paraId="11156778" w14:textId="77777777" w:rsidR="00A124B8" w:rsidRPr="00276F26" w:rsidRDefault="00A124B8" w:rsidP="00B95EB7">
      <w:pPr>
        <w:pStyle w:val="NormalWeb"/>
        <w:numPr>
          <w:ilvl w:val="0"/>
          <w:numId w:val="2"/>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Continue iron and calcium daily.</w:t>
      </w:r>
    </w:p>
    <w:p w14:paraId="7D2F21DC" w14:textId="77777777" w:rsidR="00A124B8" w:rsidRPr="00276F26" w:rsidRDefault="00A124B8" w:rsidP="00B95EB7">
      <w:pPr>
        <w:pStyle w:val="NormalWeb"/>
        <w:numPr>
          <w:ilvl w:val="0"/>
          <w:numId w:val="2"/>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Add pumpkin, carrot, and mango for vitamin A.</w:t>
      </w:r>
    </w:p>
    <w:p w14:paraId="1432E8C4" w14:textId="77777777" w:rsidR="00A124B8" w:rsidRPr="00276F26" w:rsidRDefault="00A124B8" w:rsidP="00B95EB7">
      <w:pPr>
        <w:pStyle w:val="NormalWeb"/>
        <w:numPr>
          <w:ilvl w:val="0"/>
          <w:numId w:val="2"/>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Drink 2 litres of water daily and add extra fluids like buttermilk, milk, or soups.</w:t>
      </w:r>
    </w:p>
    <w:p w14:paraId="001853CA" w14:textId="77777777" w:rsidR="00A124B8" w:rsidRPr="00276F26" w:rsidRDefault="00A124B8" w:rsidP="00B95EB7">
      <w:pPr>
        <w:pStyle w:val="NormalWeb"/>
        <w:numPr>
          <w:ilvl w:val="0"/>
          <w:numId w:val="2"/>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Eat soft, light meals to avoid acidity.</w:t>
      </w:r>
    </w:p>
    <w:p w14:paraId="405322C8"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MCP Card 2018; JSSK Guidelines (MoHFW 2018)</w:t>
      </w:r>
    </w:p>
    <w:p w14:paraId="506A278D"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User: </w:t>
      </w:r>
      <w:r w:rsidRPr="00276F26">
        <w:rPr>
          <w:rFonts w:eastAsia="Times New Roman"/>
          <w:kern w:val="0"/>
          <w:lang w:val="en-IN"/>
          <w14:ligatures w14:val="none"/>
        </w:rPr>
        <w:t>Supplements</w:t>
      </w:r>
    </w:p>
    <w:p w14:paraId="137C2BFC" w14:textId="2B520F95"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lastRenderedPageBreak/>
        <w:t>Bot:</w:t>
      </w:r>
      <w:r w:rsidRPr="00276F26">
        <w:rPr>
          <w:rFonts w:eastAsia="Times New Roman"/>
          <w:kern w:val="0"/>
          <w:lang w:val="en-IN"/>
          <w14:ligatures w14:val="none"/>
        </w:rPr>
        <w:t xml:space="preserve"> For a healthy pregnancy, you should continue taking:</w:t>
      </w:r>
    </w:p>
    <w:p w14:paraId="1DB01B45" w14:textId="77777777" w:rsidR="00A124B8" w:rsidRPr="00276F26" w:rsidRDefault="00A124B8" w:rsidP="002F303D">
      <w:pPr>
        <w:pStyle w:val="NormalWeb"/>
        <w:numPr>
          <w:ilvl w:val="0"/>
          <w:numId w:val="36"/>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Iron and Folic Acid (IFA): 1 tablet daily (100 mg iron + 500 µg folic acid).</w:t>
      </w:r>
      <w:r w:rsidRPr="00276F26">
        <w:rPr>
          <w:rFonts w:eastAsia="Times New Roman"/>
          <w:kern w:val="0"/>
          <w:lang w:val="en-IN"/>
          <w14:ligatures w14:val="none"/>
        </w:rPr>
        <w:br/>
        <w:t>Take this after meals with water or fruit juice. Don’t take this with milk, tea, or coffee and avoid these during meal times as well for better iron absorption.</w:t>
      </w:r>
    </w:p>
    <w:p w14:paraId="0812ECCD" w14:textId="77777777" w:rsidR="00A124B8" w:rsidRPr="00276F26" w:rsidRDefault="00A124B8" w:rsidP="002F303D">
      <w:pPr>
        <w:pStyle w:val="NormalWeb"/>
        <w:numPr>
          <w:ilvl w:val="0"/>
          <w:numId w:val="36"/>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Calcium: Take 2 tablets daily (one morning, one evening), 2 hours apart from IFA. You can take this with milk for better calcium absorption.</w:t>
      </w:r>
    </w:p>
    <w:p w14:paraId="591339EE" w14:textId="77777777" w:rsidR="00A124B8" w:rsidRPr="00276F26" w:rsidRDefault="00A124B8" w:rsidP="002F303D">
      <w:pPr>
        <w:pStyle w:val="NormalWeb"/>
        <w:numPr>
          <w:ilvl w:val="0"/>
          <w:numId w:val="38"/>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 xml:space="preserve">Take both for a full 6 months after </w:t>
      </w:r>
      <w:commentRangeStart w:id="58"/>
      <w:r w:rsidRPr="00276F26">
        <w:rPr>
          <w:rFonts w:eastAsia="Times New Roman"/>
          <w:kern w:val="0"/>
          <w:lang w:val="en-IN"/>
          <w14:ligatures w14:val="none"/>
        </w:rPr>
        <w:t>birth if advised.</w:t>
      </w:r>
      <w:commentRangeEnd w:id="58"/>
      <w:r w:rsidR="006126CE" w:rsidRPr="00276F26">
        <w:rPr>
          <w:rStyle w:val="CommentReference"/>
          <w:rFonts w:eastAsia="Times New Roman"/>
          <w:kern w:val="0"/>
          <w:sz w:val="24"/>
          <w:szCs w:val="24"/>
          <w:lang w:val="en-IN"/>
          <w14:ligatures w14:val="none"/>
        </w:rPr>
        <w:commentReference w:id="58"/>
      </w:r>
    </w:p>
    <w:p w14:paraId="51A247E9"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Control of Iron Deficiency Anaemia (MoHFW); FOGSI 2024</w:t>
      </w:r>
    </w:p>
    <w:p w14:paraId="59AD976D" w14:textId="4D60C5F0" w:rsidR="00A124B8" w:rsidRPr="00276F26" w:rsidRDefault="00A124B8" w:rsidP="00276F26">
      <w:pPr>
        <w:pStyle w:val="NormalWeb"/>
        <w:tabs>
          <w:tab w:val="left" w:pos="7588"/>
        </w:tabs>
        <w:spacing w:after="240" w:line="360" w:lineRule="auto"/>
        <w:rPr>
          <w:rFonts w:eastAsia="Times New Roman"/>
          <w:kern w:val="0"/>
          <w:lang w:val="en-IN"/>
          <w14:ligatures w14:val="none"/>
        </w:rPr>
      </w:pPr>
      <w:commentRangeStart w:id="59"/>
      <w:r w:rsidRPr="00276F26">
        <w:rPr>
          <w:rFonts w:eastAsia="Times New Roman"/>
          <w:b/>
          <w:bCs/>
          <w:kern w:val="0"/>
          <w:lang w:val="en-IN"/>
          <w14:ligatures w14:val="none"/>
        </w:rPr>
        <w:t xml:space="preserve">User: </w:t>
      </w:r>
      <w:r w:rsidRPr="00276F26">
        <w:rPr>
          <w:rFonts w:eastAsia="Times New Roman"/>
          <w:kern w:val="0"/>
          <w:lang w:val="en-IN"/>
          <w14:ligatures w14:val="none"/>
        </w:rPr>
        <w:t>Delivery Preparati</w:t>
      </w:r>
    </w:p>
    <w:p w14:paraId="73970C02" w14:textId="062C7E5B"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 xml:space="preserve">Bot: </w:t>
      </w:r>
      <w:r w:rsidRPr="00276F26">
        <w:rPr>
          <w:rFonts w:eastAsia="Times New Roman"/>
          <w:kern w:val="0"/>
          <w:lang w:val="en-IN"/>
          <w14:ligatures w14:val="none"/>
        </w:rPr>
        <w:t>You are at the final and most important step! During this time:</w:t>
      </w:r>
    </w:p>
    <w:p w14:paraId="04B499A6" w14:textId="77777777" w:rsidR="00A124B8" w:rsidRPr="00276F26" w:rsidRDefault="00A124B8" w:rsidP="002F303D">
      <w:pPr>
        <w:pStyle w:val="NormalWeb"/>
        <w:numPr>
          <w:ilvl w:val="0"/>
          <w:numId w:val="19"/>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Visit your doctor for your final ANC.</w:t>
      </w:r>
    </w:p>
    <w:p w14:paraId="1F771E98" w14:textId="73F81783" w:rsidR="00A124B8" w:rsidRPr="00276F26" w:rsidRDefault="00A124B8" w:rsidP="002F303D">
      <w:pPr>
        <w:pStyle w:val="NormalWeb"/>
        <w:numPr>
          <w:ilvl w:val="0"/>
          <w:numId w:val="19"/>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Prepare your hospital bag and keep emergency numbers handy.</w:t>
      </w:r>
    </w:p>
    <w:p w14:paraId="37DD63EB" w14:textId="77777777" w:rsidR="00A124B8" w:rsidRPr="00276F26" w:rsidRDefault="00A124B8" w:rsidP="002F303D">
      <w:pPr>
        <w:pStyle w:val="NormalWeb"/>
        <w:numPr>
          <w:ilvl w:val="0"/>
          <w:numId w:val="19"/>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Plan transport to your delivery centre.</w:t>
      </w:r>
    </w:p>
    <w:p w14:paraId="434EF8C6" w14:textId="77777777" w:rsidR="00A124B8" w:rsidRPr="00276F26" w:rsidRDefault="00A124B8" w:rsidP="002F303D">
      <w:pPr>
        <w:pStyle w:val="NormalWeb"/>
        <w:numPr>
          <w:ilvl w:val="0"/>
          <w:numId w:val="19"/>
        </w:numPr>
        <w:tabs>
          <w:tab w:val="left" w:pos="7588"/>
        </w:tabs>
        <w:spacing w:after="240" w:line="360" w:lineRule="auto"/>
        <w:rPr>
          <w:rFonts w:eastAsia="Times New Roman"/>
          <w:kern w:val="0"/>
          <w:lang w:val="en-IN"/>
          <w14:ligatures w14:val="none"/>
        </w:rPr>
      </w:pPr>
      <w:r w:rsidRPr="00276F26">
        <w:rPr>
          <w:rFonts w:eastAsia="Times New Roman"/>
          <w:kern w:val="0"/>
          <w:lang w:val="en-IN"/>
          <w14:ligatures w14:val="none"/>
        </w:rPr>
        <w:t>Rest well and avoid any heavy household work.</w:t>
      </w:r>
      <w:commentRangeEnd w:id="59"/>
      <w:r w:rsidR="00B56FF9" w:rsidRPr="00276F26">
        <w:rPr>
          <w:rStyle w:val="CommentReference"/>
          <w:rFonts w:eastAsia="Times New Roman"/>
          <w:kern w:val="0"/>
          <w:sz w:val="24"/>
          <w:szCs w:val="24"/>
          <w:lang w:val="en-IN"/>
          <w14:ligatures w14:val="none"/>
        </w:rPr>
        <w:commentReference w:id="59"/>
      </w:r>
    </w:p>
    <w:p w14:paraId="47AAABEE" w14:textId="77777777" w:rsidR="00A124B8" w:rsidRPr="00276F26" w:rsidRDefault="00A124B8" w:rsidP="00276F26">
      <w:pPr>
        <w:pStyle w:val="NormalWeb"/>
        <w:spacing w:before="240" w:after="240" w:line="360" w:lineRule="auto"/>
        <w:rPr>
          <w:rFonts w:eastAsia="Times New Roman"/>
          <w:b/>
          <w:bCs/>
          <w:color w:val="000000"/>
          <w:kern w:val="0"/>
          <w14:ligatures w14:val="none"/>
        </w:rPr>
      </w:pPr>
      <w:r w:rsidRPr="00276F26">
        <w:rPr>
          <w:rFonts w:eastAsia="Times New Roman"/>
          <w:b/>
          <w:bCs/>
          <w:color w:val="000000"/>
          <w:kern w:val="0"/>
          <w:highlight w:val="red"/>
          <w14:ligatures w14:val="none"/>
        </w:rPr>
        <w:t>Do you want to know the number/location of your nearest aanganwadi center?</w:t>
      </w:r>
    </w:p>
    <w:p w14:paraId="7992A7CB"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Source:</w:t>
      </w:r>
      <w:r w:rsidRPr="00276F26">
        <w:rPr>
          <w:rFonts w:eastAsia="Times New Roman"/>
          <w:kern w:val="0"/>
          <w:lang w:val="en-IN"/>
          <w14:ligatures w14:val="none"/>
        </w:rPr>
        <w:t xml:space="preserve"> </w:t>
      </w:r>
      <w:r w:rsidRPr="00276F26">
        <w:rPr>
          <w:rFonts w:eastAsia="Times New Roman"/>
          <w:i/>
          <w:iCs/>
          <w:kern w:val="0"/>
          <w:lang w:val="en-IN"/>
          <w14:ligatures w14:val="none"/>
        </w:rPr>
        <w:t>MCP Card 2018; VHSND ANM Handout 2019</w:t>
      </w:r>
    </w:p>
    <w:p w14:paraId="0A3C0AE3" w14:textId="0FAAEE1C" w:rsidR="00A124B8" w:rsidRPr="00276F26" w:rsidRDefault="00A124B8" w:rsidP="00276F26">
      <w:pPr>
        <w:pStyle w:val="NormalWeb"/>
        <w:tabs>
          <w:tab w:val="left" w:pos="7588"/>
        </w:tabs>
        <w:spacing w:after="240" w:line="360" w:lineRule="auto"/>
        <w:rPr>
          <w:rFonts w:eastAsia="Times New Roman"/>
          <w:kern w:val="0"/>
          <w:lang w:val="en-IN"/>
          <w14:ligatures w14:val="none"/>
        </w:rPr>
      </w:pPr>
      <w:r w:rsidRPr="00276F26">
        <w:rPr>
          <w:rFonts w:eastAsia="Times New Roman"/>
          <w:b/>
          <w:bCs/>
          <w:kern w:val="0"/>
          <w:lang w:val="en-IN"/>
          <w14:ligatures w14:val="none"/>
        </w:rPr>
        <w:t>Bot:</w:t>
      </w:r>
      <w:r w:rsidRPr="00276F26">
        <w:rPr>
          <w:rFonts w:eastAsia="Times New Roman"/>
          <w:kern w:val="0"/>
          <w:lang w:val="en-IN"/>
          <w14:ligatures w14:val="none"/>
        </w:rPr>
        <w:br/>
        <w:t>Remember that balanced meals, daily supplements, and regular check-ups keep both you and your baby strong. Would you like to get a quick reminder checklist for your next ANC visit based on your trimester?</w:t>
      </w:r>
    </w:p>
    <w:p w14:paraId="3C7A6EEC" w14:textId="4F8991F3" w:rsidR="00A124B8" w:rsidRPr="00276F26" w:rsidRDefault="000B489E" w:rsidP="00276F26">
      <w:pPr>
        <w:pStyle w:val="NormalWeb"/>
        <w:tabs>
          <w:tab w:val="left" w:pos="7588"/>
        </w:tabs>
        <w:spacing w:after="240" w:line="360" w:lineRule="auto"/>
        <w:rPr>
          <w:rFonts w:eastAsia="Times New Roman"/>
          <w:kern w:val="0"/>
          <w:lang w:val="en-IN"/>
          <w14:ligatures w14:val="none"/>
        </w:rPr>
      </w:pPr>
      <w:commentRangeStart w:id="60"/>
      <w:r>
        <w:rPr>
          <w:rFonts w:eastAsia="Times New Roman"/>
          <w:kern w:val="0"/>
          <w:lang w:val="en-IN"/>
          <w14:ligatures w14:val="none"/>
        </w:rPr>
        <w:t>Additional</w:t>
      </w:r>
      <w:commentRangeEnd w:id="60"/>
      <w:r w:rsidRPr="00276F26">
        <w:rPr>
          <w:rStyle w:val="CommentReference"/>
          <w:rFonts w:eastAsia="Times New Roman"/>
          <w:kern w:val="0"/>
          <w:sz w:val="24"/>
          <w:szCs w:val="24"/>
          <w:lang w:val="en-IN"/>
          <w14:ligatures w14:val="none"/>
        </w:rPr>
        <w:commentReference w:id="60"/>
      </w:r>
    </w:p>
    <w:p w14:paraId="3FFE2003"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p>
    <w:p w14:paraId="131EE97C" w14:textId="77777777" w:rsidR="00A124B8" w:rsidRPr="00276F26" w:rsidRDefault="00A124B8" w:rsidP="00276F26">
      <w:pPr>
        <w:pStyle w:val="NormalWeb"/>
        <w:tabs>
          <w:tab w:val="left" w:pos="7588"/>
        </w:tabs>
        <w:spacing w:after="240" w:line="360" w:lineRule="auto"/>
        <w:rPr>
          <w:rFonts w:eastAsia="Times New Roman"/>
          <w:kern w:val="0"/>
          <w:lang w:val="en-IN"/>
          <w14:ligatures w14:val="none"/>
        </w:rPr>
      </w:pPr>
    </w:p>
    <w:p w14:paraId="23EFFE15" w14:textId="77777777" w:rsidR="00A124B8" w:rsidRPr="00276F26" w:rsidRDefault="00A124B8" w:rsidP="00276F26">
      <w:pPr>
        <w:pStyle w:val="NormalWeb"/>
        <w:tabs>
          <w:tab w:val="left" w:pos="7588"/>
        </w:tabs>
        <w:spacing w:after="240" w:line="360" w:lineRule="auto"/>
        <w:rPr>
          <w:rFonts w:eastAsia="Times New Roman"/>
          <w:kern w:val="0"/>
          <w14:ligatures w14:val="none"/>
        </w:rPr>
      </w:pPr>
    </w:p>
    <w:p w14:paraId="48F342C5" w14:textId="77777777" w:rsidR="00A124B8" w:rsidRPr="00276F26" w:rsidRDefault="00A124B8" w:rsidP="00276F26">
      <w:pPr>
        <w:pStyle w:val="NormalWeb"/>
        <w:tabs>
          <w:tab w:val="left" w:pos="7588"/>
        </w:tabs>
        <w:spacing w:after="240" w:line="360" w:lineRule="auto"/>
        <w:rPr>
          <w:rFonts w:eastAsia="Times New Roman"/>
          <w:kern w:val="0"/>
          <w14:ligatures w14:val="none"/>
        </w:rPr>
      </w:pPr>
    </w:p>
    <w:p w14:paraId="375562EC" w14:textId="77777777" w:rsidR="00A124B8" w:rsidRPr="00276F26" w:rsidRDefault="00A124B8" w:rsidP="00276F26">
      <w:pPr>
        <w:pStyle w:val="NormalWeb"/>
        <w:tabs>
          <w:tab w:val="left" w:pos="7588"/>
        </w:tabs>
        <w:spacing w:after="240" w:line="360" w:lineRule="auto"/>
        <w:rPr>
          <w:rFonts w:eastAsia="Times New Roman"/>
          <w:kern w:val="0"/>
          <w14:ligatures w14:val="none"/>
        </w:rPr>
      </w:pPr>
    </w:p>
    <w:p w14:paraId="7AD87EDE" w14:textId="77777777" w:rsidR="00A124B8" w:rsidRPr="00276F26" w:rsidRDefault="00A124B8" w:rsidP="00276F26">
      <w:pPr>
        <w:spacing w:line="360" w:lineRule="auto"/>
        <w:rPr>
          <w:rFonts w:ascii="Times New Roman" w:hAnsi="Times New Roman" w:cs="Times New Roman"/>
        </w:rPr>
      </w:pPr>
    </w:p>
    <w:sectPr w:rsidR="00A124B8" w:rsidRPr="00276F26" w:rsidSect="00A124B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PE" w:date="2026-02-06T12:10:00Z" w:initials="IPE">
    <w:p w14:paraId="211F5720" w14:textId="77777777" w:rsidR="002C1290" w:rsidRDefault="002C1290" w:rsidP="002C1290">
      <w:pPr>
        <w:pStyle w:val="CommentText"/>
      </w:pPr>
      <w:r>
        <w:rPr>
          <w:rStyle w:val="CommentReference"/>
        </w:rPr>
        <w:annotationRef/>
      </w:r>
      <w:r>
        <w:t>Correct the spelling : Anganwadi</w:t>
      </w:r>
    </w:p>
  </w:comment>
  <w:comment w:id="2" w:author="IPE" w:date="2026-02-06T16:42:00Z" w:initials="IPE">
    <w:p w14:paraId="1CAF740B" w14:textId="77777777" w:rsidR="000C0305" w:rsidRDefault="000C0305" w:rsidP="000C0305">
      <w:pPr>
        <w:pStyle w:val="CommentText"/>
      </w:pPr>
      <w:r>
        <w:rPr>
          <w:rStyle w:val="CommentReference"/>
        </w:rPr>
        <w:annotationRef/>
      </w:r>
      <w:r>
        <w:t xml:space="preserve">Please use 10-12 Kg everywhere. </w:t>
      </w:r>
      <w:r>
        <w:br/>
      </w:r>
      <w:r>
        <w:br/>
      </w:r>
      <w:hyperlink r:id="rId1" w:history="1">
        <w:r w:rsidRPr="001807F3">
          <w:rPr>
            <w:rStyle w:val="Hyperlink"/>
          </w:rPr>
          <w:t>https://thehansfoundation.org/wp-content/uploads/2019/07/CBE-Guidelines-English.pdf</w:t>
        </w:r>
      </w:hyperlink>
    </w:p>
  </w:comment>
  <w:comment w:id="3" w:author="IPE" w:date="2026-02-06T16:42:00Z" w:initials="IPE">
    <w:p w14:paraId="25264471" w14:textId="77777777" w:rsidR="000C0305" w:rsidRDefault="000C0305" w:rsidP="000C0305">
      <w:pPr>
        <w:pStyle w:val="CommentText"/>
      </w:pPr>
      <w:r>
        <w:rPr>
          <w:rStyle w:val="CommentReference"/>
        </w:rPr>
        <w:annotationRef/>
      </w:r>
      <w:r>
        <w:t>Also add below line as well ,</w:t>
      </w:r>
    </w:p>
    <w:p w14:paraId="481C5F11" w14:textId="77777777" w:rsidR="000C0305" w:rsidRDefault="000C0305" w:rsidP="000C0305">
      <w:pPr>
        <w:pStyle w:val="CommentText"/>
      </w:pPr>
    </w:p>
    <w:p w14:paraId="0377FBFA" w14:textId="77777777" w:rsidR="000C0305" w:rsidRDefault="000C0305" w:rsidP="000C0305">
      <w:pPr>
        <w:pStyle w:val="CommentText"/>
      </w:pPr>
      <w:r>
        <w:t>Weight should increase by at least 10 to 12 kg during pregnancy. In the last 6 months of</w:t>
      </w:r>
    </w:p>
    <w:p w14:paraId="2D0A4F68" w14:textId="77777777" w:rsidR="000C0305" w:rsidRDefault="000C0305" w:rsidP="000C0305">
      <w:pPr>
        <w:pStyle w:val="CommentText"/>
      </w:pPr>
      <w:r>
        <w:t>pregnancy, weight should increase by at least 1 kg per month. It is important to monitor</w:t>
      </w:r>
    </w:p>
    <w:p w14:paraId="31858F73" w14:textId="77777777" w:rsidR="000C0305" w:rsidRDefault="000C0305" w:rsidP="000C0305">
      <w:pPr>
        <w:pStyle w:val="CommentText"/>
      </w:pPr>
      <w:r>
        <w:t>this and get weight taken during each ANC.</w:t>
      </w:r>
    </w:p>
  </w:comment>
  <w:comment w:id="1" w:author="IPE" w:date="2026-02-06T12:23:00Z" w:initials="IPE">
    <w:p w14:paraId="157E4C59" w14:textId="77777777" w:rsidR="00547A7A" w:rsidRDefault="00547A7A" w:rsidP="00547A7A">
      <w:pPr>
        <w:pStyle w:val="CommentText"/>
      </w:pPr>
      <w:r>
        <w:rPr>
          <w:rStyle w:val="CommentReference"/>
        </w:rPr>
        <w:annotationRef/>
      </w:r>
      <w:r>
        <w:t>Normally, a woman should gain 9–11 kg during her pregnancy. Ideally after the first</w:t>
      </w:r>
    </w:p>
    <w:p w14:paraId="2943A655" w14:textId="77777777" w:rsidR="00547A7A" w:rsidRDefault="00547A7A" w:rsidP="00547A7A">
      <w:pPr>
        <w:pStyle w:val="CommentText"/>
      </w:pPr>
      <w:r>
        <w:t xml:space="preserve">trimester, a pregnant woman gains around 2 kg every month. </w:t>
      </w:r>
    </w:p>
    <w:p w14:paraId="2350E6F8" w14:textId="77777777" w:rsidR="00547A7A" w:rsidRDefault="00547A7A" w:rsidP="00547A7A">
      <w:pPr>
        <w:pStyle w:val="CommentText"/>
      </w:pPr>
    </w:p>
    <w:p w14:paraId="6D7D3A4D" w14:textId="77777777" w:rsidR="00547A7A" w:rsidRDefault="00547A7A" w:rsidP="00547A7A">
      <w:pPr>
        <w:pStyle w:val="CommentText"/>
      </w:pPr>
      <w:r>
        <w:t xml:space="preserve">Please check and source: </w:t>
      </w:r>
      <w:hyperlink r:id="rId2" w:history="1">
        <w:r w:rsidRPr="002E2E87">
          <w:rPr>
            <w:rStyle w:val="Hyperlink"/>
          </w:rPr>
          <w:t>https://nhm.gov.in/images/pdf/programmes/maternal-health/guidelines/sba_guidelines_for_skilled_attendance_at_birth.pdf</w:t>
        </w:r>
      </w:hyperlink>
      <w:r>
        <w:t xml:space="preserve"> </w:t>
      </w:r>
    </w:p>
  </w:comment>
  <w:comment w:id="4" w:author="IPE" w:date="2026-02-06T12:25:00Z" w:initials="IPE">
    <w:p w14:paraId="172C47D1" w14:textId="77777777" w:rsidR="00547A7A" w:rsidRDefault="00547A7A" w:rsidP="00547A7A">
      <w:pPr>
        <w:pStyle w:val="CommentText"/>
      </w:pPr>
      <w:r>
        <w:rPr>
          <w:rStyle w:val="CommentReference"/>
        </w:rPr>
        <w:annotationRef/>
      </w:r>
      <w:r>
        <w:t xml:space="preserve">This is not as per the IOM Guidelines. </w:t>
      </w:r>
      <w:r>
        <w:br/>
      </w:r>
      <w:r>
        <w:br/>
        <w:t xml:space="preserve">Source: </w:t>
      </w:r>
      <w:hyperlink r:id="rId3" w:history="1">
        <w:r w:rsidRPr="00832D81">
          <w:rPr>
            <w:rStyle w:val="Hyperlink"/>
          </w:rPr>
          <w:t>https://www.acog.org/clinical/clinical-guidance/committee-opinion/articles/2013/01/weight-gain-during-pregnancy</w:t>
        </w:r>
      </w:hyperlink>
    </w:p>
  </w:comment>
  <w:comment w:id="5" w:author="Mahika  Choudhary" w:date="2025-12-31T01:12:00Z" w:initials="MC">
    <w:p w14:paraId="61C0CC07" w14:textId="77777777" w:rsidR="00A124B8" w:rsidRDefault="00A124B8" w:rsidP="00A124B8">
      <w:pPr>
        <w:pStyle w:val="CommentText"/>
      </w:pPr>
      <w:r>
        <w:rPr>
          <w:rStyle w:val="CommentReference"/>
        </w:rPr>
        <w:annotationRef/>
      </w:r>
      <w:r>
        <w:t>Infographic/Table</w:t>
      </w:r>
    </w:p>
  </w:comment>
  <w:comment w:id="6" w:author="IPE" w:date="2026-02-06T15:57:00Z" w:initials="IPE">
    <w:p w14:paraId="0A468DC7" w14:textId="77777777" w:rsidR="00BC00A3" w:rsidRDefault="00BC00A3" w:rsidP="00BC00A3">
      <w:pPr>
        <w:pStyle w:val="CommentText"/>
      </w:pPr>
      <w:r>
        <w:rPr>
          <w:rStyle w:val="CommentReference"/>
        </w:rPr>
        <w:annotationRef/>
      </w:r>
      <w:r>
        <w:t xml:space="preserve">What is the reference for this ?? </w:t>
      </w:r>
      <w:r>
        <w:br/>
      </w:r>
      <w:r>
        <w:br/>
        <w:t xml:space="preserve">The recommended weight gain for normal weight is stated as 11–12 kg here, while above it is mentioned as 10–12 kg. Please harmonize and recheck for consistency. </w:t>
      </w:r>
    </w:p>
  </w:comment>
  <w:comment w:id="7" w:author="IPE" w:date="2026-02-06T12:29:00Z" w:initials="IPE">
    <w:p w14:paraId="29DD8AC4" w14:textId="77777777" w:rsidR="00075BB5" w:rsidRDefault="00C675A6" w:rsidP="00075BB5">
      <w:pPr>
        <w:pStyle w:val="CommentText"/>
      </w:pPr>
      <w:r>
        <w:rPr>
          <w:rStyle w:val="CommentReference"/>
        </w:rPr>
        <w:annotationRef/>
      </w:r>
      <w:r w:rsidR="00075BB5">
        <w:t xml:space="preserve">I suggest  you to use the pointers as mentioned below. </w:t>
      </w:r>
      <w:r w:rsidR="00075BB5">
        <w:br/>
      </w:r>
      <w:r w:rsidR="00075BB5">
        <w:br/>
        <w:t xml:space="preserve">Eat food </w:t>
      </w:r>
      <w:r w:rsidR="00075BB5">
        <w:rPr>
          <w:b/>
          <w:bCs/>
        </w:rPr>
        <w:t>3 times a day</w:t>
      </w:r>
      <w:r w:rsidR="00075BB5">
        <w:t xml:space="preserve"> (morning, afternoon, night).</w:t>
      </w:r>
    </w:p>
    <w:p w14:paraId="33215A4B" w14:textId="77777777" w:rsidR="00075BB5" w:rsidRDefault="00075BB5" w:rsidP="00075BB5">
      <w:pPr>
        <w:pStyle w:val="CommentText"/>
      </w:pPr>
      <w:r>
        <w:t xml:space="preserve">If you feel hungry, eat </w:t>
      </w:r>
      <w:r>
        <w:rPr>
          <w:b/>
          <w:bCs/>
        </w:rPr>
        <w:t>small snacks 3 times in between meals</w:t>
      </w:r>
      <w:r>
        <w:t xml:space="preserve"> (mid-morning, evening, bedtime).</w:t>
      </w:r>
    </w:p>
    <w:p w14:paraId="2191C7F7" w14:textId="77777777" w:rsidR="00075BB5" w:rsidRDefault="00075BB5" w:rsidP="00075BB5">
      <w:pPr>
        <w:pStyle w:val="CommentText"/>
      </w:pPr>
      <w:r>
        <w:t xml:space="preserve">In every main meal, try to include </w:t>
      </w:r>
      <w:r>
        <w:rPr>
          <w:b/>
          <w:bCs/>
        </w:rPr>
        <w:t>at least 5 out of these 10 food groups</w:t>
      </w:r>
      <w:r>
        <w:t>:</w:t>
      </w:r>
    </w:p>
    <w:p w14:paraId="70B1049A" w14:textId="77777777" w:rsidR="00075BB5" w:rsidRDefault="00075BB5" w:rsidP="00075BB5">
      <w:pPr>
        <w:pStyle w:val="CommentText"/>
        <w:numPr>
          <w:ilvl w:val="0"/>
          <w:numId w:val="58"/>
        </w:numPr>
      </w:pPr>
      <w:r>
        <w:t>Grains, roots and tubers (rice, roti, wheat, millet, potato)</w:t>
      </w:r>
    </w:p>
    <w:p w14:paraId="520A78C9" w14:textId="77777777" w:rsidR="00075BB5" w:rsidRDefault="00075BB5" w:rsidP="00075BB5">
      <w:pPr>
        <w:pStyle w:val="CommentText"/>
        <w:numPr>
          <w:ilvl w:val="0"/>
          <w:numId w:val="58"/>
        </w:numPr>
      </w:pPr>
      <w:r>
        <w:t>Pulses/legumes (dal, chana, rajma, lentils)</w:t>
      </w:r>
    </w:p>
    <w:p w14:paraId="76C8A623" w14:textId="77777777" w:rsidR="00075BB5" w:rsidRDefault="00075BB5" w:rsidP="00075BB5">
      <w:pPr>
        <w:pStyle w:val="CommentText"/>
        <w:numPr>
          <w:ilvl w:val="0"/>
          <w:numId w:val="58"/>
        </w:numPr>
      </w:pPr>
      <w:r>
        <w:t>Nuts and seeds (groundnut, sesame, flaxseed)</w:t>
      </w:r>
    </w:p>
    <w:p w14:paraId="0A9A74DE" w14:textId="77777777" w:rsidR="00075BB5" w:rsidRDefault="00075BB5" w:rsidP="00075BB5">
      <w:pPr>
        <w:pStyle w:val="CommentText"/>
        <w:numPr>
          <w:ilvl w:val="0"/>
          <w:numId w:val="58"/>
        </w:numPr>
      </w:pPr>
      <w:r>
        <w:t>Milk and milk products (milk, curd, paneer)</w:t>
      </w:r>
    </w:p>
    <w:p w14:paraId="62822EB4" w14:textId="77777777" w:rsidR="00075BB5" w:rsidRDefault="00075BB5" w:rsidP="00075BB5">
      <w:pPr>
        <w:pStyle w:val="CommentText"/>
        <w:numPr>
          <w:ilvl w:val="0"/>
          <w:numId w:val="58"/>
        </w:numPr>
      </w:pPr>
      <w:r>
        <w:t>Meat, fish, poultry</w:t>
      </w:r>
    </w:p>
    <w:p w14:paraId="3746A93A" w14:textId="77777777" w:rsidR="00075BB5" w:rsidRDefault="00075BB5" w:rsidP="00075BB5">
      <w:pPr>
        <w:pStyle w:val="CommentText"/>
        <w:numPr>
          <w:ilvl w:val="0"/>
          <w:numId w:val="58"/>
        </w:numPr>
      </w:pPr>
      <w:r>
        <w:t>Eggs</w:t>
      </w:r>
    </w:p>
    <w:p w14:paraId="2CD6D6E3" w14:textId="77777777" w:rsidR="00075BB5" w:rsidRDefault="00075BB5" w:rsidP="00075BB5">
      <w:pPr>
        <w:pStyle w:val="CommentText"/>
        <w:numPr>
          <w:ilvl w:val="0"/>
          <w:numId w:val="58"/>
        </w:numPr>
      </w:pPr>
      <w:r>
        <w:t>Dark green leafy vegetables (spinach, amaranth, mustard leaves)</w:t>
      </w:r>
    </w:p>
    <w:p w14:paraId="48FE7A83" w14:textId="77777777" w:rsidR="00075BB5" w:rsidRDefault="00075BB5" w:rsidP="00075BB5">
      <w:pPr>
        <w:pStyle w:val="CommentText"/>
        <w:numPr>
          <w:ilvl w:val="0"/>
          <w:numId w:val="58"/>
        </w:numPr>
      </w:pPr>
      <w:r>
        <w:t>Vitamin A–rich fruits and vegetables (carrot, pumpkin, papaya, mango)</w:t>
      </w:r>
    </w:p>
    <w:p w14:paraId="65AEC855" w14:textId="77777777" w:rsidR="00075BB5" w:rsidRDefault="00075BB5" w:rsidP="00075BB5">
      <w:pPr>
        <w:pStyle w:val="CommentText"/>
        <w:numPr>
          <w:ilvl w:val="0"/>
          <w:numId w:val="58"/>
        </w:numPr>
      </w:pPr>
      <w:r>
        <w:t>Other vegetables (beans, cauliflower, brinjal, tomato)</w:t>
      </w:r>
    </w:p>
    <w:p w14:paraId="7D484F6C" w14:textId="77777777" w:rsidR="00075BB5" w:rsidRDefault="00075BB5" w:rsidP="00075BB5">
      <w:pPr>
        <w:pStyle w:val="CommentText"/>
        <w:numPr>
          <w:ilvl w:val="0"/>
          <w:numId w:val="58"/>
        </w:numPr>
      </w:pPr>
      <w:r>
        <w:t>Other fruits (banana, apple, guava, orange)</w:t>
      </w:r>
    </w:p>
    <w:p w14:paraId="5A1BEDAD" w14:textId="77777777" w:rsidR="00075BB5" w:rsidRDefault="00075BB5" w:rsidP="00075BB5">
      <w:pPr>
        <w:pStyle w:val="CommentText"/>
      </w:pPr>
      <w:r>
        <w:t xml:space="preserve">Drink </w:t>
      </w:r>
      <w:r>
        <w:rPr>
          <w:b/>
          <w:bCs/>
        </w:rPr>
        <w:t>8–10 glasses of clean water daily</w:t>
      </w:r>
      <w:r>
        <w:t>.</w:t>
      </w:r>
    </w:p>
    <w:p w14:paraId="7C79E108" w14:textId="77777777" w:rsidR="00075BB5" w:rsidRDefault="00075BB5" w:rsidP="00075BB5">
      <w:pPr>
        <w:pStyle w:val="CommentText"/>
      </w:pPr>
      <w:r>
        <w:t xml:space="preserve">Prefer </w:t>
      </w:r>
      <w:r>
        <w:rPr>
          <w:b/>
          <w:bCs/>
        </w:rPr>
        <w:t>local, seasonal, and home-cooked foods</w:t>
      </w:r>
      <w:r>
        <w:t>.</w:t>
      </w:r>
    </w:p>
    <w:p w14:paraId="36D5CD1E" w14:textId="77777777" w:rsidR="00075BB5" w:rsidRDefault="00075BB5" w:rsidP="00075BB5">
      <w:pPr>
        <w:pStyle w:val="CommentText"/>
      </w:pPr>
      <w:r>
        <w:t>Limit packaged, sugary, and fried foods.</w:t>
      </w:r>
    </w:p>
  </w:comment>
  <w:comment w:id="10" w:author="Shweta Khandelwal" w:date="2025-12-29T10:28:00Z" w:initials="SK">
    <w:p w14:paraId="4E209704" w14:textId="20ED9018" w:rsidR="00A124B8" w:rsidRDefault="00A124B8" w:rsidP="00A124B8">
      <w:pPr>
        <w:pStyle w:val="CommentText"/>
      </w:pPr>
      <w:r>
        <w:rPr>
          <w:rStyle w:val="CommentReference"/>
        </w:rPr>
        <w:annotationRef/>
      </w:r>
      <w:r w:rsidRPr="324332AB">
        <w:t xml:space="preserve">Gestation weight gain infographic / table </w:t>
      </w:r>
    </w:p>
    <w:p w14:paraId="534E642C" w14:textId="77777777" w:rsidR="00A124B8" w:rsidRDefault="00A124B8" w:rsidP="00A124B8">
      <w:pPr>
        <w:pStyle w:val="CommentText"/>
      </w:pPr>
      <w:r w:rsidRPr="4A9A31F1">
        <w:t xml:space="preserve">do you how important and why GWG should be done </w:t>
      </w:r>
    </w:p>
    <w:p w14:paraId="0165BF29" w14:textId="77777777" w:rsidR="00A124B8" w:rsidRDefault="00A124B8" w:rsidP="00A124B8">
      <w:pPr>
        <w:pStyle w:val="CommentText"/>
      </w:pPr>
    </w:p>
    <w:p w14:paraId="37632CD6" w14:textId="77777777" w:rsidR="00A124B8" w:rsidRDefault="00A124B8" w:rsidP="00A124B8">
      <w:pPr>
        <w:pStyle w:val="CommentText"/>
      </w:pPr>
      <w:r w:rsidRPr="7CB1A22F">
        <w:t xml:space="preserve">GWG is a way to measure child is growing healthily inside you. if the enough wt. gain is not achieved, go to the doctor because it can impact the growth of the new born may be impacted </w:t>
      </w:r>
    </w:p>
  </w:comment>
  <w:comment w:id="8" w:author="Shweta Khandelwal" w:date="2025-12-29T10:34:00Z" w:initials="SK">
    <w:p w14:paraId="72BBD645" w14:textId="77777777" w:rsidR="00A124B8" w:rsidRDefault="00A124B8" w:rsidP="00A124B8">
      <w:pPr>
        <w:pStyle w:val="CommentText"/>
      </w:pPr>
      <w:r>
        <w:rPr>
          <w:rStyle w:val="CommentReference"/>
        </w:rPr>
        <w:annotationRef/>
      </w:r>
      <w:r w:rsidRPr="124B8690">
        <w:t>ANC related caution for nutrition - if you have GDM, BP, Cholesterol or any disease please discuss with your doctor or ASHA/ANM beofre follwoing these guidleiens</w:t>
      </w:r>
    </w:p>
  </w:comment>
  <w:comment w:id="9" w:author="Mahika  Choudhary" w:date="2025-12-30T11:48:00Z" w:initials="MC">
    <w:p w14:paraId="2B181A24" w14:textId="77777777" w:rsidR="00A124B8" w:rsidRDefault="00A124B8" w:rsidP="00A124B8">
      <w:pPr>
        <w:pStyle w:val="CommentText"/>
      </w:pPr>
      <w:r>
        <w:rPr>
          <w:rStyle w:val="CommentReference"/>
        </w:rPr>
        <w:annotationRef/>
      </w:r>
      <w:r w:rsidRPr="09A03BAB">
        <w:t>footnote</w:t>
      </w:r>
    </w:p>
    <w:p w14:paraId="56AFA155" w14:textId="77777777" w:rsidR="00A124B8" w:rsidRDefault="00A124B8" w:rsidP="00A124B8">
      <w:pPr>
        <w:pStyle w:val="CommentText"/>
      </w:pPr>
    </w:p>
  </w:comment>
  <w:comment w:id="11" w:author="IPE" w:date="2026-02-06T12:32:00Z" w:initials="IPE">
    <w:p w14:paraId="601EA982" w14:textId="77777777" w:rsidR="00075BB5" w:rsidRDefault="00C675A6" w:rsidP="00075BB5">
      <w:pPr>
        <w:pStyle w:val="CommentText"/>
      </w:pPr>
      <w:r>
        <w:rPr>
          <w:rStyle w:val="CommentReference"/>
        </w:rPr>
        <w:annotationRef/>
      </w:r>
      <w:r w:rsidR="00075BB5">
        <w:t xml:space="preserve">I suggest using the FAO-recommended food group classification rather than the ICMR grouping, as it provides a more standardized and internationally accepted framework. The current dietary recall questions do not align with the FAO food group structure. Kindly refer to the FAO MDD-W (Minimum Dietary Diversity for Women) guidelines and align the dietary recall accordingly. </w:t>
      </w:r>
      <w:r w:rsidR="00075BB5">
        <w:br/>
      </w:r>
      <w:r w:rsidR="00075BB5">
        <w:br/>
        <w:t xml:space="preserve">1. </w:t>
      </w:r>
      <w:r w:rsidR="00075BB5">
        <w:rPr>
          <w:b/>
          <w:bCs/>
        </w:rPr>
        <w:t>“Did you eat any grains, roots, or tubers today</w:t>
      </w:r>
      <w:r w:rsidR="00075BB5">
        <w:t xml:space="preserve"> such as rice, wheat, roti, millets, or potato?”</w:t>
      </w:r>
    </w:p>
    <w:p w14:paraId="1359D498" w14:textId="77777777" w:rsidR="00075BB5" w:rsidRDefault="00075BB5" w:rsidP="00075BB5">
      <w:pPr>
        <w:pStyle w:val="CommentText"/>
      </w:pPr>
      <w:r>
        <w:rPr>
          <w:b/>
          <w:bCs/>
        </w:rPr>
        <w:t>2. “Did you eat any pulses or legumes</w:t>
      </w:r>
      <w:r>
        <w:t xml:space="preserve"> like dal, beans, lentils, or chickpeas?”</w:t>
      </w:r>
    </w:p>
    <w:p w14:paraId="783D8210" w14:textId="77777777" w:rsidR="00075BB5" w:rsidRDefault="00075BB5" w:rsidP="00075BB5">
      <w:pPr>
        <w:pStyle w:val="CommentText"/>
      </w:pPr>
      <w:r>
        <w:rPr>
          <w:b/>
          <w:bCs/>
        </w:rPr>
        <w:t>3. “Did you eat any nuts or seeds</w:t>
      </w:r>
      <w:r>
        <w:t xml:space="preserve"> such as peanuts, almonds, sesame, or flaxseed?”</w:t>
      </w:r>
    </w:p>
    <w:p w14:paraId="6AB39E84" w14:textId="77777777" w:rsidR="00075BB5" w:rsidRDefault="00075BB5" w:rsidP="00075BB5">
      <w:pPr>
        <w:pStyle w:val="CommentText"/>
      </w:pPr>
      <w:r>
        <w:rPr>
          <w:b/>
          <w:bCs/>
        </w:rPr>
        <w:t>4. “Did you drink milk or eat milk products</w:t>
      </w:r>
      <w:r>
        <w:t xml:space="preserve"> like curd or paneer?”</w:t>
      </w:r>
    </w:p>
    <w:p w14:paraId="07D50DCA" w14:textId="77777777" w:rsidR="00075BB5" w:rsidRDefault="00075BB5" w:rsidP="00075BB5">
      <w:pPr>
        <w:pStyle w:val="CommentText"/>
      </w:pPr>
      <w:r>
        <w:rPr>
          <w:b/>
          <w:bCs/>
        </w:rPr>
        <w:t>5. “Did you eat any eggs today?”</w:t>
      </w:r>
    </w:p>
    <w:p w14:paraId="137EBE13" w14:textId="77777777" w:rsidR="00075BB5" w:rsidRDefault="00075BB5" w:rsidP="00075BB5">
      <w:pPr>
        <w:pStyle w:val="CommentText"/>
      </w:pPr>
      <w:r>
        <w:t xml:space="preserve">6. </w:t>
      </w:r>
      <w:r>
        <w:rPr>
          <w:b/>
          <w:bCs/>
        </w:rPr>
        <w:t>“Did you eat any meat, fish, or chicken today?”</w:t>
      </w:r>
    </w:p>
    <w:p w14:paraId="004EA185" w14:textId="77777777" w:rsidR="00075BB5" w:rsidRDefault="00075BB5" w:rsidP="00075BB5">
      <w:pPr>
        <w:pStyle w:val="CommentText"/>
      </w:pPr>
      <w:r>
        <w:rPr>
          <w:b/>
          <w:bCs/>
        </w:rPr>
        <w:t>7. “Did you eat any dark green leafy vegetables</w:t>
      </w:r>
      <w:r>
        <w:t xml:space="preserve"> like spinach, moringa, or mustard leaves?”</w:t>
      </w:r>
    </w:p>
    <w:p w14:paraId="63970AC9" w14:textId="77777777" w:rsidR="00075BB5" w:rsidRDefault="00075BB5" w:rsidP="00075BB5">
      <w:pPr>
        <w:pStyle w:val="CommentText"/>
      </w:pPr>
      <w:r>
        <w:rPr>
          <w:b/>
          <w:bCs/>
        </w:rPr>
        <w:t>8.“Did you eat any orange or yellow fruits or vegetables</w:t>
      </w:r>
      <w:r>
        <w:t xml:space="preserve"> such as carrot, pumpkin, papaya, or mango?”</w:t>
      </w:r>
    </w:p>
    <w:p w14:paraId="3485A5F3" w14:textId="77777777" w:rsidR="00075BB5" w:rsidRDefault="00075BB5" w:rsidP="00075BB5">
      <w:pPr>
        <w:pStyle w:val="CommentText"/>
      </w:pPr>
      <w:r>
        <w:rPr>
          <w:b/>
          <w:bCs/>
        </w:rPr>
        <w:t>9.“Did you eat any other vegetables</w:t>
      </w:r>
      <w:r>
        <w:t xml:space="preserve"> like beans, lauki, cabbage, brinjal, or tomato?”</w:t>
      </w:r>
    </w:p>
    <w:p w14:paraId="063C36D8" w14:textId="77777777" w:rsidR="00075BB5" w:rsidRDefault="00075BB5" w:rsidP="00075BB5">
      <w:pPr>
        <w:pStyle w:val="CommentText"/>
      </w:pPr>
      <w:r>
        <w:rPr>
          <w:b/>
          <w:bCs/>
        </w:rPr>
        <w:t>10/.“Did you eat any other fruits</w:t>
      </w:r>
      <w:r>
        <w:t xml:space="preserve"> such as banana, apple, orange, or guava?”</w:t>
      </w:r>
    </w:p>
    <w:p w14:paraId="4F10AE98" w14:textId="77777777" w:rsidR="00075BB5" w:rsidRDefault="00075BB5" w:rsidP="00075BB5">
      <w:pPr>
        <w:pStyle w:val="CommentText"/>
      </w:pPr>
      <w:r>
        <w:t xml:space="preserve"> </w:t>
      </w:r>
    </w:p>
    <w:p w14:paraId="4E06EAEA" w14:textId="77777777" w:rsidR="00075BB5" w:rsidRDefault="00075BB5" w:rsidP="00075BB5">
      <w:pPr>
        <w:pStyle w:val="CommentText"/>
      </w:pPr>
      <w:r>
        <w:rPr>
          <w:i/>
          <w:iCs/>
        </w:rPr>
        <w:t>Note:</w:t>
      </w:r>
      <w:r>
        <w:t xml:space="preserve"> Oil and ghee are </w:t>
      </w:r>
      <w:r>
        <w:rPr>
          <w:b/>
          <w:bCs/>
        </w:rPr>
        <w:t>not counted</w:t>
      </w:r>
      <w:r>
        <w:t xml:space="preserve"> as a separate FAO food group for dietary diversity scoring, so they should </w:t>
      </w:r>
      <w:r>
        <w:rPr>
          <w:b/>
          <w:bCs/>
        </w:rPr>
        <w:t>not be included</w:t>
      </w:r>
      <w:r>
        <w:t xml:space="preserve"> in the 10-group checklist (they can be discussed separately for healthy cooking practices).</w:t>
      </w:r>
    </w:p>
    <w:p w14:paraId="669BE064" w14:textId="77777777" w:rsidR="00075BB5" w:rsidRDefault="00075BB5" w:rsidP="00075BB5">
      <w:pPr>
        <w:pStyle w:val="CommentText"/>
      </w:pPr>
      <w:r>
        <w:br/>
      </w:r>
      <w:r>
        <w:br/>
        <w:t xml:space="preserve">Source : </w:t>
      </w:r>
      <w:hyperlink r:id="rId4" w:history="1">
        <w:r w:rsidRPr="00BE6DA5">
          <w:rPr>
            <w:rStyle w:val="Hyperlink"/>
          </w:rPr>
          <w:t>https://openknowledge.fao.org/server/api/core/bitstreams/c949ea1a-bd5d-4788-87fa-2917f1a2ecdf/content</w:t>
        </w:r>
      </w:hyperlink>
    </w:p>
  </w:comment>
  <w:comment w:id="12" w:author="IPE" w:date="2026-02-06T12:37:00Z" w:initials="IPE">
    <w:p w14:paraId="45B04029" w14:textId="77777777" w:rsidR="00873D96" w:rsidRDefault="005A0B0B" w:rsidP="00873D96">
      <w:pPr>
        <w:pStyle w:val="CommentText"/>
      </w:pPr>
      <w:r>
        <w:rPr>
          <w:rStyle w:val="CommentReference"/>
        </w:rPr>
        <w:annotationRef/>
      </w:r>
      <w:r w:rsidR="00873D96">
        <w:t xml:space="preserve">Please refer to the ICMR 2025 Dietary diversity guidelines as the diet chart cannot be generic it should be as per the BMI.  For example if a patient is diagnosed with GDM her diet chart will be different. In the GDM national guidelines there is a ready reckoner as per BMI and weight which can be used for the development of diet chart . </w:t>
      </w:r>
      <w:r w:rsidR="00873D96">
        <w:br/>
      </w:r>
      <w:r w:rsidR="00873D96">
        <w:br/>
        <w:t xml:space="preserve">Source: </w:t>
      </w:r>
      <w:hyperlink r:id="rId5" w:history="1">
        <w:r w:rsidR="00873D96" w:rsidRPr="007E7D64">
          <w:rPr>
            <w:rStyle w:val="Hyperlink"/>
          </w:rPr>
          <w:t>https://nhm.gov.in/New_Updates_2018/NHM_Components/RMNCH_MH_Guidelines/Gestational-Diabetes-Mellitus.pdf</w:t>
        </w:r>
      </w:hyperlink>
      <w:r w:rsidR="00873D96">
        <w:t xml:space="preserve"> </w:t>
      </w:r>
    </w:p>
    <w:p w14:paraId="159A2EDA" w14:textId="77777777" w:rsidR="00873D96" w:rsidRDefault="00873D96" w:rsidP="00873D96">
      <w:pPr>
        <w:pStyle w:val="CommentText"/>
      </w:pPr>
    </w:p>
    <w:p w14:paraId="57041F62" w14:textId="77777777" w:rsidR="00873D96" w:rsidRDefault="00873D96" w:rsidP="00873D96">
      <w:pPr>
        <w:pStyle w:val="CommentText"/>
      </w:pPr>
      <w:hyperlink r:id="rId6" w:history="1">
        <w:r w:rsidRPr="007E7D64">
          <w:rPr>
            <w:rStyle w:val="Hyperlink"/>
          </w:rPr>
          <w:t>https://nhm.gov.in/images/pdf/programmes/maternal-health/guidelines/National_Guidelines_for_Diagnosis_&amp;_Management_of_Gestational_Diabetes_Mellitus.pdf</w:t>
        </w:r>
      </w:hyperlink>
      <w:r>
        <w:t xml:space="preserve"> </w:t>
      </w:r>
    </w:p>
    <w:p w14:paraId="5434E9A9" w14:textId="77777777" w:rsidR="00873D96" w:rsidRDefault="00873D96" w:rsidP="00873D96">
      <w:pPr>
        <w:pStyle w:val="CommentText"/>
      </w:pPr>
    </w:p>
    <w:p w14:paraId="0CF4EA4A" w14:textId="77777777" w:rsidR="00873D96" w:rsidRDefault="00873D96" w:rsidP="00873D96">
      <w:pPr>
        <w:pStyle w:val="CommentText"/>
      </w:pPr>
      <w:hyperlink r:id="rId7" w:history="1">
        <w:r w:rsidRPr="007E7D64">
          <w:rPr>
            <w:rStyle w:val="Hyperlink"/>
          </w:rPr>
          <w:t>https://www.nin.res.in/dietaryguidelines/pdfjs/locale/DGI07052024P.pdf</w:t>
        </w:r>
      </w:hyperlink>
      <w:r>
        <w:br/>
      </w:r>
      <w:r>
        <w:br/>
      </w:r>
      <w:r>
        <w:br/>
        <w:t xml:space="preserve">Also refer to region specific dietary chart </w:t>
      </w:r>
      <w:r>
        <w:br/>
      </w:r>
      <w:r>
        <w:br/>
      </w:r>
      <w:hyperlink r:id="rId8" w:history="1">
        <w:r w:rsidRPr="007E7D64">
          <w:rPr>
            <w:rStyle w:val="Hyperlink"/>
          </w:rPr>
          <w:t>https://www.nin.res.in/downloads/1northeast.pdf</w:t>
        </w:r>
      </w:hyperlink>
      <w:r>
        <w:t xml:space="preserve"> </w:t>
      </w:r>
      <w:r>
        <w:br/>
      </w:r>
      <w:hyperlink r:id="rId9" w:history="1">
        <w:r w:rsidRPr="007E7D64">
          <w:rPr>
            <w:rStyle w:val="Hyperlink"/>
          </w:rPr>
          <w:t>https://www.nin.res.in/downloads/6westindia.pdf</w:t>
        </w:r>
      </w:hyperlink>
      <w:r>
        <w:t xml:space="preserve"> </w:t>
      </w:r>
      <w:r>
        <w:br/>
      </w:r>
      <w:hyperlink r:id="rId10" w:history="1">
        <w:r w:rsidRPr="007E7D64">
          <w:rPr>
            <w:rStyle w:val="Hyperlink"/>
          </w:rPr>
          <w:t>https://nin.res.in/downloads/2northindia.pdf</w:t>
        </w:r>
      </w:hyperlink>
      <w:r>
        <w:br/>
      </w:r>
      <w:hyperlink r:id="rId11" w:history="1">
        <w:r w:rsidRPr="007E7D64">
          <w:rPr>
            <w:rStyle w:val="Hyperlink"/>
          </w:rPr>
          <w:t>https://nin.res.in/downloads/3southindia.pdf</w:t>
        </w:r>
      </w:hyperlink>
    </w:p>
    <w:p w14:paraId="2ACCCFF5" w14:textId="77777777" w:rsidR="00873D96" w:rsidRDefault="00873D96" w:rsidP="00873D96">
      <w:pPr>
        <w:pStyle w:val="CommentText"/>
      </w:pPr>
      <w:hyperlink r:id="rId12" w:history="1">
        <w:r w:rsidRPr="007E7D64">
          <w:rPr>
            <w:rStyle w:val="Hyperlink"/>
          </w:rPr>
          <w:t>https://www.nin.res.in/downloads/5eastindia.pdf</w:t>
        </w:r>
      </w:hyperlink>
    </w:p>
    <w:p w14:paraId="4A05D5EC" w14:textId="77777777" w:rsidR="00873D96" w:rsidRDefault="00873D96" w:rsidP="00873D96">
      <w:pPr>
        <w:pStyle w:val="CommentText"/>
      </w:pPr>
      <w:r>
        <w:br/>
      </w:r>
      <w:r>
        <w:br/>
      </w:r>
      <w:hyperlink r:id="rId13" w:history="1">
        <w:r w:rsidRPr="007E7D64">
          <w:rPr>
            <w:rStyle w:val="Hyperlink"/>
          </w:rPr>
          <w:t>https://www.i4n.in/wp-content/uploads/2023/05/Regional-Diet-Chart-for-Sedentary-Normal-Weight-pregnant-Women.pdf</w:t>
        </w:r>
      </w:hyperlink>
    </w:p>
  </w:comment>
  <w:comment w:id="14" w:author="IPE" w:date="2026-02-06T16:31:00Z" w:initials="IPE">
    <w:p w14:paraId="10B0C983" w14:textId="77777777" w:rsidR="00CA6628" w:rsidRDefault="00CA6628" w:rsidP="00CA6628">
      <w:pPr>
        <w:pStyle w:val="CommentText"/>
      </w:pPr>
      <w:r>
        <w:rPr>
          <w:rStyle w:val="CommentReference"/>
        </w:rPr>
        <w:annotationRef/>
      </w:r>
      <w:r>
        <w:t>Recheck</w:t>
      </w:r>
    </w:p>
  </w:comment>
  <w:comment w:id="13" w:author="IPE" w:date="2026-02-06T16:28:00Z" w:initials="IPE">
    <w:p w14:paraId="4E2270C2" w14:textId="77777777" w:rsidR="00CA6628" w:rsidRDefault="00CA6628" w:rsidP="00CA6628">
      <w:pPr>
        <w:pStyle w:val="CommentText"/>
      </w:pPr>
      <w:r>
        <w:rPr>
          <w:rStyle w:val="CommentReference"/>
        </w:rPr>
        <w:annotationRef/>
      </w:r>
      <w:r>
        <w:t>Recheck</w:t>
      </w:r>
    </w:p>
  </w:comment>
  <w:comment w:id="15" w:author="IPE" w:date="2026-02-06T16:08:00Z" w:initials="IPE">
    <w:p w14:paraId="4E63AE14" w14:textId="77777777" w:rsidR="00A148BD" w:rsidRDefault="00A148BD" w:rsidP="00A148BD">
      <w:pPr>
        <w:pStyle w:val="CommentText"/>
      </w:pPr>
      <w:r>
        <w:rPr>
          <w:rStyle w:val="CommentReference"/>
        </w:rPr>
        <w:annotationRef/>
      </w:r>
      <w:r>
        <w:t>Recheck this</w:t>
      </w:r>
    </w:p>
  </w:comment>
  <w:comment w:id="16" w:author="IPE" w:date="2026-02-06T16:29:00Z" w:initials="IPE">
    <w:p w14:paraId="78CC4230" w14:textId="77777777" w:rsidR="00CA6628" w:rsidRDefault="00CA6628" w:rsidP="00CA6628">
      <w:pPr>
        <w:pStyle w:val="CommentText"/>
      </w:pPr>
      <w:r>
        <w:rPr>
          <w:rStyle w:val="CommentReference"/>
        </w:rPr>
        <w:annotationRef/>
      </w:r>
      <w:r>
        <w:t xml:space="preserve">Or with Vitamin C </w:t>
      </w:r>
    </w:p>
  </w:comment>
  <w:comment w:id="17" w:author="IPE" w:date="2026-02-06T12:50:00Z" w:initials="IPE">
    <w:p w14:paraId="272E472B" w14:textId="1558C7DD" w:rsidR="005256AE" w:rsidRDefault="005256AE" w:rsidP="005256AE">
      <w:pPr>
        <w:pStyle w:val="CommentText"/>
      </w:pPr>
      <w:r>
        <w:rPr>
          <w:rStyle w:val="CommentReference"/>
        </w:rPr>
        <w:annotationRef/>
      </w:r>
      <w:r>
        <w:t>Also add Albendazole (Deworming)</w:t>
      </w:r>
    </w:p>
  </w:comment>
  <w:comment w:id="18" w:author="IPE" w:date="2026-02-06T12:51:00Z" w:initials="IPE">
    <w:p w14:paraId="012CE2C1" w14:textId="77777777" w:rsidR="005256AE" w:rsidRDefault="005256AE" w:rsidP="005256AE">
      <w:pPr>
        <w:pStyle w:val="CommentText"/>
      </w:pPr>
      <w:r>
        <w:rPr>
          <w:rStyle w:val="CommentReference"/>
        </w:rPr>
        <w:annotationRef/>
      </w:r>
      <w:r>
        <w:t xml:space="preserve">Refer to AMB Guidelines: </w:t>
      </w:r>
      <w:hyperlink r:id="rId14" w:history="1">
        <w:r w:rsidRPr="00794942">
          <w:rPr>
            <w:rStyle w:val="Hyperlink"/>
          </w:rPr>
          <w:t>https://nhm.gov.in/images/pdf/Nutrition/AMB-guidelines/Anemia-Mukt-Bharat-Operational-Guidelines-FINAL.pdf</w:t>
        </w:r>
      </w:hyperlink>
    </w:p>
  </w:comment>
  <w:comment w:id="19" w:author="IPE" w:date="2026-02-06T15:44:00Z" w:initials="IPE">
    <w:p w14:paraId="6C09D4BC" w14:textId="59AFB9B7" w:rsidR="006126CE" w:rsidRDefault="006126CE" w:rsidP="006126CE">
      <w:pPr>
        <w:pStyle w:val="CommentText"/>
      </w:pPr>
      <w:r>
        <w:rPr>
          <w:rStyle w:val="CommentReference"/>
        </w:rPr>
        <w:annotationRef/>
      </w:r>
      <w:r>
        <w:rPr>
          <w:noProof/>
        </w:rPr>
        <w:drawing>
          <wp:inline distT="0" distB="0" distL="0" distR="0" wp14:anchorId="45747A58" wp14:editId="1F200AD9">
            <wp:extent cx="5943600" cy="4124960"/>
            <wp:effectExtent l="0" t="0" r="0" b="8890"/>
            <wp:docPr id="90982002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20027" name="Picture 909820027" descr="Image"/>
                    <pic:cNvPicPr/>
                  </pic:nvPicPr>
                  <pic:blipFill>
                    <a:blip r:embed="rId15">
                      <a:extLst>
                        <a:ext uri="{28A0092B-C50C-407E-A947-70E740481C1C}">
                          <a14:useLocalDpi xmlns:a14="http://schemas.microsoft.com/office/drawing/2010/main" val="0"/>
                        </a:ext>
                      </a:extLst>
                    </a:blip>
                    <a:stretch>
                      <a:fillRect/>
                    </a:stretch>
                  </pic:blipFill>
                  <pic:spPr>
                    <a:xfrm>
                      <a:off x="0" y="0"/>
                      <a:ext cx="5943600" cy="4124960"/>
                    </a:xfrm>
                    <a:prstGeom prst="rect">
                      <a:avLst/>
                    </a:prstGeom>
                  </pic:spPr>
                </pic:pic>
              </a:graphicData>
            </a:graphic>
          </wp:inline>
        </w:drawing>
      </w:r>
    </w:p>
  </w:comment>
  <w:comment w:id="20" w:author="IPE" w:date="2026-02-06T12:40:00Z" w:initials="IPE">
    <w:p w14:paraId="0F30B676" w14:textId="77777777" w:rsidR="00873D96" w:rsidRDefault="005A0B0B" w:rsidP="00873D96">
      <w:pPr>
        <w:pStyle w:val="CommentText"/>
      </w:pPr>
      <w:r>
        <w:rPr>
          <w:rStyle w:val="CommentReference"/>
        </w:rPr>
        <w:annotationRef/>
      </w:r>
      <w:r w:rsidR="00873D96">
        <w:t>This is still too technical. We also have developed a resource under RajPusht with simple language and vector illustrations that would be easier for users to understand - let’s use that instead.</w:t>
      </w:r>
    </w:p>
  </w:comment>
  <w:comment w:id="21" w:author="IPE" w:date="2026-02-06T12:42:00Z" w:initials="IPE">
    <w:p w14:paraId="7254CA0F" w14:textId="6320D4C7" w:rsidR="005A0B0B" w:rsidRDefault="005A0B0B" w:rsidP="005A0B0B">
      <w:pPr>
        <w:pStyle w:val="CommentText"/>
      </w:pPr>
      <w:r>
        <w:rPr>
          <w:rStyle w:val="CommentReference"/>
        </w:rPr>
        <w:annotationRef/>
      </w:r>
      <w:r>
        <w:t xml:space="preserve">Also include a small message on iron absorption – explain that iron tablets should </w:t>
      </w:r>
      <w:r>
        <w:rPr>
          <w:b/>
          <w:bCs/>
        </w:rPr>
        <w:t>not be taken with tea or coffee</w:t>
      </w:r>
      <w:r>
        <w:t xml:space="preserve">, and should be taken </w:t>
      </w:r>
      <w:r>
        <w:rPr>
          <w:b/>
          <w:bCs/>
        </w:rPr>
        <w:t>with vitamin C–rich foods</w:t>
      </w:r>
      <w:r>
        <w:t xml:space="preserve"> like lemon, orange, amla, or guava to help the body absorb iron better. </w:t>
      </w:r>
    </w:p>
  </w:comment>
  <w:comment w:id="22" w:author="IPE" w:date="2026-02-06T12:56:00Z" w:initials="IPE">
    <w:p w14:paraId="23A4D4B0" w14:textId="27C5E113" w:rsidR="005256AE" w:rsidRDefault="005256AE" w:rsidP="005256AE">
      <w:pPr>
        <w:pStyle w:val="CommentText"/>
      </w:pPr>
      <w:r>
        <w:rPr>
          <w:rStyle w:val="CommentReference"/>
        </w:rPr>
        <w:annotationRef/>
      </w:r>
      <w:r>
        <w:t>Please refer to AMB Guidelines:</w:t>
      </w:r>
      <w:r>
        <w:br/>
      </w:r>
      <w:r>
        <w:br/>
      </w:r>
      <w:r>
        <w:rPr>
          <w:noProof/>
        </w:rPr>
        <w:drawing>
          <wp:inline distT="0" distB="0" distL="0" distR="0" wp14:anchorId="6D586C38" wp14:editId="76CE00B9">
            <wp:extent cx="5943600" cy="3606800"/>
            <wp:effectExtent l="0" t="0" r="0" b="0"/>
            <wp:docPr id="72080764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07648" name="Picture 720807648" descr="Image"/>
                    <pic:cNvPicPr/>
                  </pic:nvPicPr>
                  <pic:blipFill>
                    <a:blip r:embed="rId16">
                      <a:extLst>
                        <a:ext uri="{28A0092B-C50C-407E-A947-70E740481C1C}">
                          <a14:useLocalDpi xmlns:a14="http://schemas.microsoft.com/office/drawing/2010/main" val="0"/>
                        </a:ext>
                      </a:extLst>
                    </a:blip>
                    <a:stretch>
                      <a:fillRect/>
                    </a:stretch>
                  </pic:blipFill>
                  <pic:spPr>
                    <a:xfrm>
                      <a:off x="0" y="0"/>
                      <a:ext cx="5943600" cy="3606800"/>
                    </a:xfrm>
                    <a:prstGeom prst="rect">
                      <a:avLst/>
                    </a:prstGeom>
                  </pic:spPr>
                </pic:pic>
              </a:graphicData>
            </a:graphic>
          </wp:inline>
        </w:drawing>
      </w:r>
      <w:r>
        <w:br/>
      </w:r>
      <w:r>
        <w:br/>
        <w:t xml:space="preserve">Source:  </w:t>
      </w:r>
      <w:hyperlink r:id="rId17" w:history="1">
        <w:r w:rsidRPr="00F82D59">
          <w:rPr>
            <w:rStyle w:val="Hyperlink"/>
          </w:rPr>
          <w:t>https://nhm.gov.in/images/pdf/Nutrition/AMB-guidelines/Anemia-Mukt-Bharat-Operational-Guidelines-FINAL.pdf</w:t>
        </w:r>
      </w:hyperlink>
    </w:p>
  </w:comment>
  <w:comment w:id="23" w:author="IPE" w:date="2026-02-06T12:56:00Z" w:initials="IPE">
    <w:p w14:paraId="62F71AB1" w14:textId="77777777" w:rsidR="005256AE" w:rsidRDefault="005256AE" w:rsidP="005256AE">
      <w:pPr>
        <w:pStyle w:val="CommentText"/>
      </w:pPr>
      <w:r>
        <w:rPr>
          <w:rStyle w:val="CommentReference"/>
        </w:rPr>
        <w:annotationRef/>
      </w:r>
      <w:r>
        <w:t>Refer AMB National Guidelines</w:t>
      </w:r>
    </w:p>
  </w:comment>
  <w:comment w:id="24" w:author="IPE" w:date="2026-02-06T15:58:00Z" w:initials="IPE">
    <w:p w14:paraId="7E354D2F" w14:textId="77777777" w:rsidR="00BC00A3" w:rsidRDefault="00BC00A3" w:rsidP="00BC00A3">
      <w:pPr>
        <w:pStyle w:val="CommentText"/>
      </w:pPr>
      <w:r>
        <w:rPr>
          <w:rStyle w:val="CommentReference"/>
        </w:rPr>
        <w:annotationRef/>
      </w:r>
      <w:r>
        <w:t>Reframe this</w:t>
      </w:r>
    </w:p>
  </w:comment>
  <w:comment w:id="25" w:author="IPE" w:date="2026-02-06T15:58:00Z" w:initials="IPE">
    <w:p w14:paraId="00B18DEF" w14:textId="77777777" w:rsidR="00BC00A3" w:rsidRDefault="00BC00A3" w:rsidP="00BC00A3">
      <w:pPr>
        <w:pStyle w:val="CommentText"/>
      </w:pPr>
      <w:r>
        <w:rPr>
          <w:rStyle w:val="CommentReference"/>
        </w:rPr>
        <w:annotationRef/>
      </w:r>
      <w:r>
        <w:t>Reframe this</w:t>
      </w:r>
    </w:p>
  </w:comment>
  <w:comment w:id="26" w:author="IPE" w:date="2026-02-06T12:58:00Z" w:initials="IPE">
    <w:p w14:paraId="44531A27" w14:textId="77777777" w:rsidR="006126CE" w:rsidRDefault="003041C8" w:rsidP="006126CE">
      <w:pPr>
        <w:pStyle w:val="CommentText"/>
      </w:pPr>
      <w:r>
        <w:rPr>
          <w:rStyle w:val="CommentReference"/>
        </w:rPr>
        <w:annotationRef/>
      </w:r>
      <w:r w:rsidR="006126CE">
        <w:t>Refer to this</w:t>
      </w:r>
    </w:p>
    <w:p w14:paraId="431F335E" w14:textId="77777777" w:rsidR="006126CE" w:rsidRDefault="006126CE" w:rsidP="006126CE">
      <w:pPr>
        <w:pStyle w:val="CommentText"/>
      </w:pPr>
    </w:p>
    <w:p w14:paraId="6905617D" w14:textId="77777777" w:rsidR="006126CE" w:rsidRDefault="006126CE" w:rsidP="006126CE">
      <w:pPr>
        <w:pStyle w:val="CommentText"/>
      </w:pPr>
      <w:hyperlink r:id="rId18" w:history="1">
        <w:r w:rsidRPr="00726BEF">
          <w:rPr>
            <w:rStyle w:val="Hyperlink"/>
          </w:rPr>
          <w:t>https://www.i4n.in/wp-content/uploads/2023/05/Regional-Diet-Chart-for-Sedentary-Normal-Weight-pregnant-Women.pdf</w:t>
        </w:r>
      </w:hyperlink>
    </w:p>
  </w:comment>
  <w:comment w:id="27" w:author="Shweta Khandelwal" w:date="2025-12-29T13:15:00Z" w:initials="SK">
    <w:p w14:paraId="5456F3E8" w14:textId="3CBE1808" w:rsidR="00A124B8" w:rsidRDefault="00A124B8" w:rsidP="00A124B8">
      <w:pPr>
        <w:pStyle w:val="CommentText"/>
      </w:pPr>
      <w:r>
        <w:rPr>
          <w:rStyle w:val="CommentReference"/>
        </w:rPr>
        <w:annotationRef/>
      </w:r>
      <w:r w:rsidRPr="000F36BA">
        <w:t xml:space="preserve">comment given already on calcium- pls check here also. </w:t>
      </w:r>
    </w:p>
  </w:comment>
  <w:comment w:id="28" w:author="IPE" w:date="2026-02-06T13:29:00Z" w:initials="IPE">
    <w:p w14:paraId="0A5CB83C" w14:textId="77777777" w:rsidR="00C92246" w:rsidRDefault="00C92246" w:rsidP="00C92246">
      <w:pPr>
        <w:pStyle w:val="CommentText"/>
      </w:pPr>
      <w:r>
        <w:rPr>
          <w:rStyle w:val="CommentReference"/>
        </w:rPr>
        <w:annotationRef/>
      </w:r>
      <w:r>
        <w:t xml:space="preserve">Can add a question regarding readiness for a delivery, a bag and essential items to carry to the hospital for a delivery which is known as </w:t>
      </w:r>
      <w:r>
        <w:rPr>
          <w:color w:val="1A0DAB"/>
          <w:highlight w:val="white"/>
        </w:rPr>
        <w:br/>
      </w:r>
      <w:r>
        <w:rPr>
          <w:color w:val="000000"/>
          <w:highlight w:val="white"/>
        </w:rPr>
        <w:t>Birth Preparedness and Complication Readiness (BPCR)</w:t>
      </w:r>
      <w:r>
        <w:rPr>
          <w:color w:val="1A0DAB"/>
          <w:highlight w:val="white"/>
        </w:rPr>
        <w:br/>
      </w:r>
    </w:p>
  </w:comment>
  <w:comment w:id="29" w:author="jalpa.thakker@ipeckd.org" w:date="2025-12-02T11:59:00Z" w:initials="ja">
    <w:p w14:paraId="4266D47A" w14:textId="77777777" w:rsidR="00A124B8" w:rsidRDefault="00A124B8" w:rsidP="00A124B8">
      <w:r>
        <w:annotationRef/>
      </w:r>
      <w:r w:rsidRPr="601F1B6B">
        <w:t>look at thislatest immunization schedule for adding a table or in the form of baby with different months info and adding list of vaccines there</w:t>
      </w:r>
    </w:p>
  </w:comment>
  <w:comment w:id="30" w:author="jalpa.thakker@ipeckd.org" w:date="2025-12-02T12:00:00Z" w:initials="ja">
    <w:p w14:paraId="7DF235D1" w14:textId="77777777" w:rsidR="00A124B8" w:rsidRDefault="00A124B8" w:rsidP="00A124B8">
      <w:r>
        <w:annotationRef/>
      </w:r>
      <w:r w:rsidRPr="70137058">
        <w:t>in the second part we can add options of different months/milestones and if the mother wants to know speicif to those months, click on that option and see which vaccine should be given</w:t>
      </w:r>
    </w:p>
  </w:comment>
  <w:comment w:id="32" w:author="jalpa.thakker@ipeckd.org" w:date="2025-12-02T12:17:00Z" w:initials="ja">
    <w:p w14:paraId="50078989" w14:textId="77777777" w:rsidR="00A124B8" w:rsidRDefault="00A124B8" w:rsidP="00A124B8">
      <w:r>
        <w:annotationRef/>
      </w:r>
      <w:r w:rsidRPr="39E13007">
        <w:t>we must a carousel of images going in WA to send this message . like picture andone sentence in each carousel</w:t>
      </w:r>
    </w:p>
    <w:p w14:paraId="4C343B4A" w14:textId="77777777" w:rsidR="00A124B8" w:rsidRDefault="00A124B8" w:rsidP="00A124B8"/>
  </w:comment>
  <w:comment w:id="33" w:author="IPE" w:date="2026-02-06T16:35:00Z" w:initials="IPE">
    <w:p w14:paraId="4B13BC97" w14:textId="77777777" w:rsidR="008A5BB4" w:rsidRDefault="008A5BB4" w:rsidP="008A5BB4">
      <w:pPr>
        <w:pStyle w:val="CommentText"/>
      </w:pPr>
      <w:r>
        <w:rPr>
          <w:rStyle w:val="CommentReference"/>
        </w:rPr>
        <w:annotationRef/>
      </w:r>
      <w:r>
        <w:t>Add the picture of exercises its mentioned in GDM Guidelines please refer to those</w:t>
      </w:r>
    </w:p>
  </w:comment>
  <w:comment w:id="34" w:author="IPE" w:date="2026-02-06T16:34:00Z" w:initials="IPE">
    <w:p w14:paraId="63EF0BE9" w14:textId="77777777" w:rsidR="008A5BB4" w:rsidRDefault="008A5BB4" w:rsidP="008A5BB4">
      <w:pPr>
        <w:pStyle w:val="CommentText"/>
      </w:pPr>
      <w:r>
        <w:rPr>
          <w:rStyle w:val="CommentReference"/>
        </w:rPr>
        <w:annotationRef/>
      </w:r>
      <w:r>
        <w:t>?? We can remove this as walking is necessary</w:t>
      </w:r>
    </w:p>
  </w:comment>
  <w:comment w:id="35" w:author="IPE" w:date="2026-02-06T16:34:00Z" w:initials="IPE">
    <w:p w14:paraId="5C514BEE" w14:textId="77777777" w:rsidR="008A5BB4" w:rsidRDefault="008A5BB4" w:rsidP="008A5BB4">
      <w:pPr>
        <w:pStyle w:val="CommentText"/>
      </w:pPr>
      <w:r>
        <w:rPr>
          <w:rStyle w:val="CommentReference"/>
        </w:rPr>
        <w:annotationRef/>
      </w:r>
      <w:r>
        <w:t>Lets keep only Yoga</w:t>
      </w:r>
    </w:p>
  </w:comment>
  <w:comment w:id="36" w:author="IPE" w:date="2026-02-06T15:18:00Z" w:initials="IPE">
    <w:p w14:paraId="41FE712E" w14:textId="77777777" w:rsidR="004C2ACA" w:rsidRDefault="004C2ACA" w:rsidP="004C2ACA">
      <w:pPr>
        <w:pStyle w:val="CommentText"/>
      </w:pPr>
      <w:r>
        <w:rPr>
          <w:rStyle w:val="CommentReference"/>
        </w:rPr>
        <w:annotationRef/>
      </w:r>
      <w:r>
        <w:t xml:space="preserve">Suggest you to add  this after within 3 months (preferably as soon as pregnancy is suspected) – for registration and first antenatal check-up </w:t>
      </w:r>
    </w:p>
  </w:comment>
  <w:comment w:id="37" w:author="jalpa.thakker@ipeckd.org" w:date="2025-12-02T13:09:00Z" w:initials="ja">
    <w:p w14:paraId="0AD35CA7" w14:textId="77777777" w:rsidR="00A124B8" w:rsidRDefault="00A124B8" w:rsidP="00A124B8">
      <w:r>
        <w:annotationRef/>
      </w:r>
      <w:hyperlink r:id="rId19">
        <w:r w:rsidRPr="30010ED2">
          <w:rPr>
            <w:rStyle w:val="Hyperlink"/>
          </w:rPr>
          <w:t>https://www.icmr.gov.in/icmrobject/uploads/STWs/1725952342_obg_antenatal_management.pdf</w:t>
        </w:r>
      </w:hyperlink>
    </w:p>
    <w:p w14:paraId="6996332E" w14:textId="77777777" w:rsidR="00A124B8" w:rsidRDefault="00A124B8" w:rsidP="00A124B8">
      <w:r w:rsidRPr="2D871065">
        <w:t>see this- we can ask vinaina to suggest ways to make the inforgrpaphics from here such that are easy and coversational</w:t>
      </w:r>
    </w:p>
  </w:comment>
  <w:comment w:id="39" w:author="jalpa.thakker@ipeckd.org" w:date="2025-12-02T13:10:00Z" w:initials="ja">
    <w:p w14:paraId="4236549C" w14:textId="77777777" w:rsidR="00A124B8" w:rsidRDefault="00A124B8" w:rsidP="00A124B8">
      <w:r>
        <w:annotationRef/>
      </w:r>
      <w:r w:rsidRPr="5F73B48A">
        <w:t>This could be option: Know about what is done on ANC 1</w:t>
      </w:r>
    </w:p>
    <w:p w14:paraId="3958C9E7" w14:textId="77777777" w:rsidR="00A124B8" w:rsidRDefault="00A124B8" w:rsidP="00A124B8">
      <w:r w:rsidRPr="17342D01">
        <w:t>ANC2</w:t>
      </w:r>
    </w:p>
    <w:p w14:paraId="1E46659B" w14:textId="77777777" w:rsidR="00A124B8" w:rsidRDefault="00A124B8" w:rsidP="00A124B8">
      <w:r w:rsidRPr="6C75DA14">
        <w:t>ANC 3</w:t>
      </w:r>
    </w:p>
    <w:p w14:paraId="0DB4B81D" w14:textId="77777777" w:rsidR="00A124B8" w:rsidRDefault="00A124B8" w:rsidP="00A124B8">
      <w:r w:rsidRPr="3DEE9083">
        <w:t>ANC 4</w:t>
      </w:r>
    </w:p>
    <w:p w14:paraId="6907EAFA" w14:textId="77777777" w:rsidR="00A124B8" w:rsidRDefault="00A124B8" w:rsidP="00A124B8">
      <w:r w:rsidRPr="66B9C086">
        <w:t>after this common answer</w:t>
      </w:r>
    </w:p>
  </w:comment>
  <w:comment w:id="38" w:author="IPE" w:date="2026-02-06T15:17:00Z" w:initials="IPE">
    <w:p w14:paraId="1779A3A8" w14:textId="77777777" w:rsidR="00873D96" w:rsidRDefault="00873D96" w:rsidP="00873D96">
      <w:pPr>
        <w:pStyle w:val="CommentText"/>
      </w:pPr>
      <w:r>
        <w:rPr>
          <w:rStyle w:val="CommentReference"/>
        </w:rPr>
        <w:annotationRef/>
      </w:r>
      <w:r>
        <w:t>GDM Screening and testing is missing</w:t>
      </w:r>
    </w:p>
  </w:comment>
  <w:comment w:id="40" w:author="IPE" w:date="2026-02-06T13:32:00Z" w:initials="IPE">
    <w:p w14:paraId="017E3226" w14:textId="77777777" w:rsidR="00C92246" w:rsidRDefault="00C92246" w:rsidP="00C92246">
      <w:pPr>
        <w:pStyle w:val="CommentText"/>
      </w:pPr>
      <w:r>
        <w:rPr>
          <w:rStyle w:val="CommentReference"/>
        </w:rPr>
        <w:annotationRef/>
      </w:r>
      <w:r>
        <w:t>Add deworming (Albendazole)</w:t>
      </w:r>
    </w:p>
  </w:comment>
  <w:comment w:id="41" w:author="IPE" w:date="2026-02-06T13:35:00Z" w:initials="IPE">
    <w:p w14:paraId="186DEF20" w14:textId="77777777" w:rsidR="00C92246" w:rsidRDefault="00C92246" w:rsidP="00C92246">
      <w:pPr>
        <w:pStyle w:val="CommentText"/>
      </w:pPr>
      <w:r>
        <w:rPr>
          <w:rStyle w:val="CommentReference"/>
        </w:rPr>
        <w:annotationRef/>
      </w:r>
      <w:r>
        <w:t xml:space="preserve">It is as per the state (Gujarat calls it Mamta Day) so lets keep it generic use use VHSND and expand the short form </w:t>
      </w:r>
    </w:p>
  </w:comment>
  <w:comment w:id="42" w:author="IPE" w:date="2026-02-06T13:44:00Z" w:initials="IPE">
    <w:p w14:paraId="4816A4DC" w14:textId="77777777" w:rsidR="009D1A8B" w:rsidRDefault="009D1A8B" w:rsidP="009D1A8B">
      <w:pPr>
        <w:pStyle w:val="CommentText"/>
      </w:pPr>
      <w:r>
        <w:rPr>
          <w:rStyle w:val="CommentReference"/>
        </w:rPr>
        <w:annotationRef/>
      </w:r>
      <w:r>
        <w:t>Is it GDM ? Gestational Diabetes Mellitus? Please check</w:t>
      </w:r>
    </w:p>
  </w:comment>
  <w:comment w:id="43" w:author="IPE" w:date="2026-02-06T13:35:00Z" w:initials="IPE">
    <w:p w14:paraId="0578022C" w14:textId="77777777" w:rsidR="009D1A8B" w:rsidRDefault="009D1A8B" w:rsidP="009D1A8B">
      <w:pPr>
        <w:pStyle w:val="CommentText"/>
      </w:pPr>
      <w:r>
        <w:rPr>
          <w:rStyle w:val="CommentReference"/>
        </w:rPr>
        <w:annotationRef/>
      </w:r>
      <w:r>
        <w:t>Language is complex for the user</w:t>
      </w:r>
    </w:p>
  </w:comment>
  <w:comment w:id="44" w:author="IPE" w:date="2026-02-06T13:36:00Z" w:initials="IPE">
    <w:p w14:paraId="17D41F61" w14:textId="77777777" w:rsidR="004C2ACA" w:rsidRDefault="009D1A8B" w:rsidP="004C2ACA">
      <w:pPr>
        <w:pStyle w:val="CommentText"/>
      </w:pPr>
      <w:r>
        <w:rPr>
          <w:rStyle w:val="CommentReference"/>
        </w:rPr>
        <w:annotationRef/>
      </w:r>
      <w:r w:rsidR="004C2ACA">
        <w:t xml:space="preserve">I suggest writing it as </w:t>
      </w:r>
      <w:r w:rsidR="004C2ACA">
        <w:rPr>
          <w:b/>
          <w:bCs/>
        </w:rPr>
        <w:t>“2 IFA tablets daily (one in the morning and one in the evening)”</w:t>
      </w:r>
      <w:r w:rsidR="004C2ACA">
        <w:t xml:space="preserve"> instead of </w:t>
      </w:r>
      <w:r w:rsidR="004C2ACA">
        <w:rPr>
          <w:b/>
          <w:bCs/>
        </w:rPr>
        <w:t>“1 IFA tablet twice daily,”</w:t>
      </w:r>
      <w:r w:rsidR="004C2ACA">
        <w:t xml:space="preserve"> as users may misinterpret it and assume they need to take only one tablet per day. </w:t>
      </w:r>
    </w:p>
  </w:comment>
  <w:comment w:id="45" w:author="IPE" w:date="2026-02-06T13:37:00Z" w:initials="IPE">
    <w:p w14:paraId="10182B90" w14:textId="6E345D01" w:rsidR="009D1A8B" w:rsidRDefault="009D1A8B" w:rsidP="009D1A8B">
      <w:pPr>
        <w:pStyle w:val="CommentText"/>
      </w:pPr>
      <w:r>
        <w:rPr>
          <w:rStyle w:val="CommentReference"/>
        </w:rPr>
        <w:annotationRef/>
      </w:r>
      <w:r>
        <w:t xml:space="preserve">IV iron refer to the recent guidelines. </w:t>
      </w:r>
      <w:r>
        <w:br/>
        <w:t>For IV Iron do mention about IS/FCM</w:t>
      </w:r>
      <w:r>
        <w:br/>
      </w:r>
      <w:r>
        <w:br/>
        <w:t xml:space="preserve">  </w:t>
      </w:r>
      <w:hyperlink r:id="rId20" w:history="1">
        <w:r w:rsidRPr="00A0329E">
          <w:rPr>
            <w:rStyle w:val="Hyperlink"/>
          </w:rPr>
          <w:t>https://nhm.gov.in/images/pdf/Nutrition/AMB-guidelines/Operational%20Guidelines%20for%20use%20use%20of%20Intravenous%20Iron%20in%20Pregnant%20and%20Lactating%20Women.pdf</w:t>
        </w:r>
      </w:hyperlink>
      <w:r>
        <w:t xml:space="preserve"> </w:t>
      </w:r>
    </w:p>
  </w:comment>
  <w:comment w:id="46" w:author="IPE" w:date="2026-02-06T13:39:00Z" w:initials="IPE">
    <w:p w14:paraId="6D2ECB18" w14:textId="77777777" w:rsidR="009D1A8B" w:rsidRDefault="009D1A8B" w:rsidP="009D1A8B">
      <w:pPr>
        <w:pStyle w:val="CommentText"/>
      </w:pPr>
      <w:r>
        <w:rPr>
          <w:rStyle w:val="CommentReference"/>
        </w:rPr>
        <w:annotationRef/>
      </w:r>
      <w:r>
        <w:t xml:space="preserve">We also need to tell the user what is the range for BP . </w:t>
      </w:r>
      <w:r>
        <w:br/>
      </w:r>
      <w:r>
        <w:br/>
        <w:t>For all conditions, Please refer to the PMSMA guidelines.</w:t>
      </w:r>
      <w:r>
        <w:br/>
      </w:r>
      <w:r>
        <w:br/>
      </w:r>
      <w:hyperlink r:id="rId21" w:history="1">
        <w:r w:rsidRPr="00613975">
          <w:rPr>
            <w:rStyle w:val="Hyperlink"/>
          </w:rPr>
          <w:t>https://pmsma.mohfw.gov.in/wp-content/uploads/2016/10/High-Risk-Conditions-in-preg-modified-Final.pdf</w:t>
        </w:r>
      </w:hyperlink>
    </w:p>
  </w:comment>
  <w:comment w:id="47" w:author="IPE" w:date="2026-02-06T13:42:00Z" w:initials="IPE">
    <w:p w14:paraId="63B33FE3" w14:textId="77777777" w:rsidR="009D1A8B" w:rsidRDefault="009D1A8B" w:rsidP="009D1A8B">
      <w:pPr>
        <w:pStyle w:val="CommentText"/>
      </w:pPr>
      <w:r>
        <w:rPr>
          <w:rStyle w:val="CommentReference"/>
        </w:rPr>
        <w:annotationRef/>
      </w:r>
      <w:r>
        <w:t xml:space="preserve">Refer to this, </w:t>
      </w:r>
      <w:r>
        <w:br/>
      </w:r>
      <w:r>
        <w:br/>
      </w:r>
      <w:hyperlink r:id="rId22" w:history="1">
        <w:r w:rsidRPr="00D92C26">
          <w:rPr>
            <w:rStyle w:val="Hyperlink"/>
          </w:rPr>
          <w:t>https://nhm.gov.in/images/pdf/programmes/maternal-health/guidelines/National_Guidelines_for_Screening_of_Hypothyroidism_during_Pregnancy.pdf</w:t>
        </w:r>
      </w:hyperlink>
    </w:p>
  </w:comment>
  <w:comment w:id="48" w:author="IPE" w:date="2026-02-06T13:42:00Z" w:initials="IPE">
    <w:p w14:paraId="50474DCB" w14:textId="77777777" w:rsidR="00F759A3" w:rsidRDefault="009D1A8B" w:rsidP="00F759A3">
      <w:pPr>
        <w:pStyle w:val="CommentText"/>
      </w:pPr>
      <w:r>
        <w:rPr>
          <w:rStyle w:val="CommentReference"/>
        </w:rPr>
        <w:annotationRef/>
      </w:r>
      <w:r w:rsidR="00F759A3">
        <w:t xml:space="preserve">Please refer to the GDM guidelines mentioned above in the comment links I have provided </w:t>
      </w:r>
    </w:p>
  </w:comment>
  <w:comment w:id="49" w:author="IPE" w:date="2026-02-06T13:43:00Z" w:initials="IPE">
    <w:p w14:paraId="7F11213D" w14:textId="121A1A08" w:rsidR="009D1A8B" w:rsidRDefault="009D1A8B" w:rsidP="009D1A8B">
      <w:pPr>
        <w:pStyle w:val="CommentText"/>
      </w:pPr>
      <w:r>
        <w:rPr>
          <w:rStyle w:val="CommentReference"/>
        </w:rPr>
        <w:annotationRef/>
      </w:r>
      <w:r>
        <w:t>Also show in infographic there is already a flow and MNT treatment mentioned. Kindly follow the national guidelines of GDM.</w:t>
      </w:r>
    </w:p>
  </w:comment>
  <w:comment w:id="50" w:author="IPE" w:date="2026-02-06T13:48:00Z" w:initials="IPE">
    <w:p w14:paraId="016D2EB8" w14:textId="77777777" w:rsidR="00607A87" w:rsidRDefault="00607A87" w:rsidP="00607A87">
      <w:pPr>
        <w:pStyle w:val="CommentText"/>
      </w:pPr>
      <w:r>
        <w:rPr>
          <w:rStyle w:val="CommentReference"/>
        </w:rPr>
        <w:annotationRef/>
      </w:r>
      <w:r>
        <w:t xml:space="preserve">Add about PHQ 2 and PHQ 9  and on the basis of that provide the customized message . </w:t>
      </w:r>
      <w:r>
        <w:br/>
      </w:r>
      <w:r>
        <w:br/>
      </w:r>
      <w:hyperlink r:id="rId23" w:history="1">
        <w:r w:rsidRPr="00690007">
          <w:rPr>
            <w:rStyle w:val="Hyperlink"/>
          </w:rPr>
          <w:t>https://www.hiv.uw.edu/page/mental-health-screening/phq-2</w:t>
        </w:r>
      </w:hyperlink>
      <w:r>
        <w:br/>
      </w:r>
      <w:r>
        <w:br/>
      </w:r>
      <w:hyperlink r:id="rId24" w:history="1">
        <w:r w:rsidRPr="00690007">
          <w:rPr>
            <w:rStyle w:val="Hyperlink"/>
          </w:rPr>
          <w:t>https://www.hiv.uw.edu/page/mental-health-screening/phq-9</w:t>
        </w:r>
      </w:hyperlink>
      <w:r>
        <w:t xml:space="preserve"> </w:t>
      </w:r>
    </w:p>
    <w:p w14:paraId="60BFBED5" w14:textId="77777777" w:rsidR="00607A87" w:rsidRDefault="00607A87" w:rsidP="00607A87">
      <w:pPr>
        <w:pStyle w:val="CommentText"/>
      </w:pPr>
      <w:r>
        <w:br/>
        <w:t>refer to above Links</w:t>
      </w:r>
    </w:p>
  </w:comment>
  <w:comment w:id="51" w:author="IPE" w:date="2026-02-06T13:45:00Z" w:initials="IPE">
    <w:p w14:paraId="3B8257AD" w14:textId="77777777" w:rsidR="009D1A8B" w:rsidRDefault="009D1A8B" w:rsidP="009D1A8B">
      <w:pPr>
        <w:pStyle w:val="CommentText"/>
      </w:pPr>
      <w:r>
        <w:rPr>
          <w:rStyle w:val="CommentReference"/>
        </w:rPr>
        <w:annotationRef/>
      </w:r>
      <w:r>
        <w:t>Add Yoga and meditation as well</w:t>
      </w:r>
    </w:p>
  </w:comment>
  <w:comment w:id="52" w:author="IPE" w:date="2026-02-06T13:50:00Z" w:initials="IPE">
    <w:p w14:paraId="1A36D972" w14:textId="77777777" w:rsidR="00607A87" w:rsidRDefault="00607A87" w:rsidP="00607A87">
      <w:pPr>
        <w:pStyle w:val="CommentText"/>
      </w:pPr>
      <w:r>
        <w:rPr>
          <w:rStyle w:val="CommentReference"/>
        </w:rPr>
        <w:annotationRef/>
      </w:r>
      <w:r>
        <w:t>It should be on the basis of PHQ 2 and PHQ9</w:t>
      </w:r>
    </w:p>
  </w:comment>
  <w:comment w:id="53" w:author="IPE" w:date="2026-02-06T13:57:00Z" w:initials="IPE">
    <w:p w14:paraId="713ABB4E" w14:textId="77777777" w:rsidR="00B56FF9" w:rsidRDefault="00B56FF9" w:rsidP="00B56FF9">
      <w:pPr>
        <w:pStyle w:val="CommentText"/>
      </w:pPr>
      <w:r>
        <w:rPr>
          <w:rStyle w:val="CommentReference"/>
        </w:rPr>
        <w:annotationRef/>
      </w:r>
      <w:r>
        <w:t xml:space="preserve">Add Myths related to GDM as well . </w:t>
      </w:r>
      <w:r>
        <w:br/>
      </w:r>
      <w:r>
        <w:br/>
      </w:r>
    </w:p>
  </w:comment>
  <w:comment w:id="54" w:author="IPE" w:date="2026-02-06T13:59:00Z" w:initials="IPE">
    <w:p w14:paraId="06632797" w14:textId="77777777" w:rsidR="00B56FF9" w:rsidRDefault="00B56FF9" w:rsidP="00B56FF9">
      <w:pPr>
        <w:pStyle w:val="CommentText"/>
      </w:pPr>
      <w:r>
        <w:rPr>
          <w:rStyle w:val="CommentReference"/>
        </w:rPr>
        <w:annotationRef/>
      </w:r>
      <w:r>
        <w:t xml:space="preserve">Refer to </w:t>
      </w:r>
      <w:hyperlink r:id="rId25" w:history="1">
        <w:r w:rsidRPr="003F34C8">
          <w:rPr>
            <w:rStyle w:val="Hyperlink"/>
          </w:rPr>
          <w:t>https://nhm.gov.in/New_Updates_2018/NHM_Components/RMNCHA/MH/Guidelines/JSSK_Final_English.pdf</w:t>
        </w:r>
      </w:hyperlink>
    </w:p>
  </w:comment>
  <w:comment w:id="55" w:author="IPE" w:date="2026-02-06T15:21:00Z" w:initials="IPE">
    <w:p w14:paraId="69E0EDEA" w14:textId="77777777" w:rsidR="004C2ACA" w:rsidRDefault="004C2ACA" w:rsidP="004C2ACA">
      <w:pPr>
        <w:pStyle w:val="CommentText"/>
      </w:pPr>
      <w:r>
        <w:rPr>
          <w:rStyle w:val="CommentReference"/>
        </w:rPr>
        <w:annotationRef/>
      </w:r>
      <w:r>
        <w:t xml:space="preserve">Also refer to region specific diet chart as well </w:t>
      </w:r>
    </w:p>
  </w:comment>
  <w:comment w:id="56" w:author="IPE" w:date="2026-02-06T13:54:00Z" w:initials="IPE">
    <w:p w14:paraId="723F70D0" w14:textId="77777777" w:rsidR="00607A87" w:rsidRDefault="00607A87" w:rsidP="00607A87">
      <w:pPr>
        <w:pStyle w:val="CommentText"/>
      </w:pPr>
      <w:r>
        <w:rPr>
          <w:rStyle w:val="CommentReference"/>
        </w:rPr>
        <w:annotationRef/>
      </w:r>
      <w:r>
        <w:t>Add deworming (Albendazole)</w:t>
      </w:r>
    </w:p>
  </w:comment>
  <w:comment w:id="57" w:author="Shweta Khandelwal" w:date="2025-12-29T13:11:00Z" w:initials="SK">
    <w:p w14:paraId="6FCE6CBB" w14:textId="77777777" w:rsidR="00A124B8" w:rsidRDefault="00A124B8" w:rsidP="00A124B8">
      <w:pPr>
        <w:pStyle w:val="CommentText"/>
      </w:pPr>
      <w:r>
        <w:rPr>
          <w:rStyle w:val="CommentReference"/>
        </w:rPr>
        <w:annotationRef/>
      </w:r>
      <w:r w:rsidRPr="0B1F325E">
        <w:t>this has been updated. The current national standard for the IFA (Iron &amp; Folic Acid) tablet is 60 mg of elemental iron and 500 mcg of Folic Acid as per AMB guidelines</w:t>
      </w:r>
    </w:p>
  </w:comment>
  <w:comment w:id="58" w:author="IPE" w:date="2026-02-06T15:47:00Z" w:initials="IPE">
    <w:p w14:paraId="63ACB934" w14:textId="77777777" w:rsidR="006126CE" w:rsidRDefault="006126CE" w:rsidP="006126CE">
      <w:pPr>
        <w:pStyle w:val="CommentText"/>
      </w:pPr>
      <w:r>
        <w:rPr>
          <w:rStyle w:val="CommentReference"/>
        </w:rPr>
        <w:annotationRef/>
      </w:r>
      <w:r>
        <w:t>Refer to AMB guidelines for pregnant and lactating women</w:t>
      </w:r>
    </w:p>
  </w:comment>
  <w:comment w:id="59" w:author="IPE" w:date="2026-02-06T14:01:00Z" w:initials="IPE">
    <w:p w14:paraId="14966660" w14:textId="77777777" w:rsidR="00B56FF9" w:rsidRDefault="00B56FF9" w:rsidP="00B56FF9">
      <w:pPr>
        <w:pStyle w:val="CommentText"/>
      </w:pPr>
      <w:r>
        <w:rPr>
          <w:rStyle w:val="CommentReference"/>
        </w:rPr>
        <w:annotationRef/>
      </w:r>
      <w:r>
        <w:t>For this I have added the comment above as well we need to add this as this is really important but not generic it should be specific.</w:t>
      </w:r>
    </w:p>
  </w:comment>
  <w:comment w:id="60" w:author="IPE" w:date="2026-02-06T14:09:00Z" w:initials="IPE">
    <w:p w14:paraId="6BB1068B" w14:textId="77777777" w:rsidR="000B489E" w:rsidRDefault="000B489E" w:rsidP="000B489E">
      <w:pPr>
        <w:pStyle w:val="CommentText"/>
      </w:pPr>
      <w:r>
        <w:rPr>
          <w:rStyle w:val="CommentReference"/>
        </w:rPr>
        <w:annotationRef/>
      </w:r>
      <w:r>
        <w:t xml:space="preserve">Please refer to this link as well </w:t>
      </w:r>
      <w:hyperlink r:id="rId26" w:history="1">
        <w:r w:rsidRPr="00786CE2">
          <w:rPr>
            <w:rStyle w:val="Hyperlink"/>
          </w:rPr>
          <w:t>https://rchrpt.mohfw.gov.in/RCHRPT/Kilkari/Kilkari_Message.aspx</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1F5720" w15:done="0"/>
  <w15:commentEx w15:paraId="1CAF740B" w15:done="0"/>
  <w15:commentEx w15:paraId="31858F73" w15:paraIdParent="1CAF740B" w15:done="0"/>
  <w15:commentEx w15:paraId="6D7D3A4D" w15:done="1"/>
  <w15:commentEx w15:paraId="172C47D1" w15:done="0"/>
  <w15:commentEx w15:paraId="61C0CC07" w15:done="1"/>
  <w15:commentEx w15:paraId="0A468DC7" w15:done="0"/>
  <w15:commentEx w15:paraId="36D5CD1E" w15:done="0"/>
  <w15:commentEx w15:paraId="37632CD6" w15:done="1"/>
  <w15:commentEx w15:paraId="72BBD645" w15:done="1"/>
  <w15:commentEx w15:paraId="56AFA155" w15:paraIdParent="72BBD645" w15:done="1"/>
  <w15:commentEx w15:paraId="669BE064" w15:done="0"/>
  <w15:commentEx w15:paraId="4A05D5EC" w15:done="0"/>
  <w15:commentEx w15:paraId="10B0C983" w15:done="0"/>
  <w15:commentEx w15:paraId="4E2270C2" w15:done="0"/>
  <w15:commentEx w15:paraId="4E63AE14" w15:done="0"/>
  <w15:commentEx w15:paraId="78CC4230" w15:done="0"/>
  <w15:commentEx w15:paraId="272E472B" w15:done="0"/>
  <w15:commentEx w15:paraId="012CE2C1" w15:paraIdParent="272E472B" w15:done="0"/>
  <w15:commentEx w15:paraId="6C09D4BC" w15:paraIdParent="272E472B" w15:done="0"/>
  <w15:commentEx w15:paraId="0F30B676" w15:done="0"/>
  <w15:commentEx w15:paraId="7254CA0F" w15:paraIdParent="0F30B676" w15:done="0"/>
  <w15:commentEx w15:paraId="23A4D4B0" w15:done="0"/>
  <w15:commentEx w15:paraId="62F71AB1" w15:done="0"/>
  <w15:commentEx w15:paraId="7E354D2F" w15:done="0"/>
  <w15:commentEx w15:paraId="00B18DEF" w15:done="0"/>
  <w15:commentEx w15:paraId="6905617D" w15:done="0"/>
  <w15:commentEx w15:paraId="5456F3E8" w15:done="1"/>
  <w15:commentEx w15:paraId="0A5CB83C" w15:done="0"/>
  <w15:commentEx w15:paraId="4266D47A" w15:done="1"/>
  <w15:commentEx w15:paraId="7DF235D1" w15:done="1"/>
  <w15:commentEx w15:paraId="4C343B4A" w15:done="1"/>
  <w15:commentEx w15:paraId="4B13BC97" w15:done="0"/>
  <w15:commentEx w15:paraId="63EF0BE9" w15:done="0"/>
  <w15:commentEx w15:paraId="5C514BEE" w15:done="0"/>
  <w15:commentEx w15:paraId="41FE712E" w15:done="0"/>
  <w15:commentEx w15:paraId="6996332E" w15:done="1"/>
  <w15:commentEx w15:paraId="6907EAFA" w15:done="1"/>
  <w15:commentEx w15:paraId="1779A3A8" w15:done="0"/>
  <w15:commentEx w15:paraId="017E3226" w15:done="0"/>
  <w15:commentEx w15:paraId="186DEF20" w15:done="0"/>
  <w15:commentEx w15:paraId="4816A4DC" w15:done="0"/>
  <w15:commentEx w15:paraId="0578022C" w15:done="0"/>
  <w15:commentEx w15:paraId="17D41F61" w15:done="0"/>
  <w15:commentEx w15:paraId="10182B90" w15:done="0"/>
  <w15:commentEx w15:paraId="6D2ECB18" w15:done="0"/>
  <w15:commentEx w15:paraId="63B33FE3" w15:done="0"/>
  <w15:commentEx w15:paraId="50474DCB" w15:done="0"/>
  <w15:commentEx w15:paraId="7F11213D" w15:paraIdParent="50474DCB" w15:done="0"/>
  <w15:commentEx w15:paraId="60BFBED5" w15:done="0"/>
  <w15:commentEx w15:paraId="3B8257AD" w15:done="0"/>
  <w15:commentEx w15:paraId="1A36D972" w15:done="0"/>
  <w15:commentEx w15:paraId="713ABB4E" w15:done="0"/>
  <w15:commentEx w15:paraId="06632797" w15:done="0"/>
  <w15:commentEx w15:paraId="69E0EDEA" w15:paraIdParent="06632797" w15:done="0"/>
  <w15:commentEx w15:paraId="723F70D0" w15:done="0"/>
  <w15:commentEx w15:paraId="6FCE6CBB" w15:done="1"/>
  <w15:commentEx w15:paraId="63ACB934" w15:done="0"/>
  <w15:commentEx w15:paraId="14966660" w15:done="0"/>
  <w15:commentEx w15:paraId="6BB106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43FA91" w16cex:dateUtc="2026-02-06T06:40:00Z"/>
  <w16cex:commentExtensible w16cex:durableId="37A509FA" w16cex:dateUtc="2026-02-06T11:12:00Z"/>
  <w16cex:commentExtensible w16cex:durableId="47D95B29" w16cex:dateUtc="2026-02-06T11:12:00Z"/>
  <w16cex:commentExtensible w16cex:durableId="7C1F5AB7" w16cex:dateUtc="2026-02-06T06:53:00Z"/>
  <w16cex:commentExtensible w16cex:durableId="481566E3" w16cex:dateUtc="2026-02-06T06:55:00Z"/>
  <w16cex:commentExtensible w16cex:durableId="701467D1" w16cex:dateUtc="2025-12-30T19:42:00Z"/>
  <w16cex:commentExtensible w16cex:durableId="33FAFBE3" w16cex:dateUtc="2026-02-06T10:27:00Z"/>
  <w16cex:commentExtensible w16cex:durableId="4C0F527F" w16cex:dateUtc="2026-02-06T06:59:00Z"/>
  <w16cex:commentExtensible w16cex:durableId="25ABF48F" w16cex:dateUtc="2025-12-29T04:58:00Z"/>
  <w16cex:commentExtensible w16cex:durableId="242664D2" w16cex:dateUtc="2025-12-29T05:04:00Z"/>
  <w16cex:commentExtensible w16cex:durableId="00AA93E5" w16cex:dateUtc="2025-12-30T06:18:00Z"/>
  <w16cex:commentExtensible w16cex:durableId="2435C80B" w16cex:dateUtc="2026-02-06T07:02:00Z"/>
  <w16cex:commentExtensible w16cex:durableId="707DEBDF" w16cex:dateUtc="2026-02-06T07:07:00Z"/>
  <w16cex:commentExtensible w16cex:durableId="4F8B6E29" w16cex:dateUtc="2026-02-06T11:01:00Z"/>
  <w16cex:commentExtensible w16cex:durableId="5666B5CE" w16cex:dateUtc="2026-02-06T10:58:00Z"/>
  <w16cex:commentExtensible w16cex:durableId="26B3F724" w16cex:dateUtc="2026-02-06T10:38:00Z"/>
  <w16cex:commentExtensible w16cex:durableId="646AC770" w16cex:dateUtc="2026-02-06T10:59:00Z"/>
  <w16cex:commentExtensible w16cex:durableId="2A296B33" w16cex:dateUtc="2026-02-06T07:20:00Z"/>
  <w16cex:commentExtensible w16cex:durableId="327FFC0D" w16cex:dateUtc="2026-02-06T07:21:00Z"/>
  <w16cex:commentExtensible w16cex:durableId="7DC92DEB" w16cex:dateUtc="2026-02-06T10:14:00Z"/>
  <w16cex:commentExtensible w16cex:durableId="7F4767BE" w16cex:dateUtc="2026-02-06T07:10:00Z"/>
  <w16cex:commentExtensible w16cex:durableId="0FE60EF1" w16cex:dateUtc="2026-02-06T07:12:00Z"/>
  <w16cex:commentExtensible w16cex:durableId="2A9799CD" w16cex:dateUtc="2026-02-06T07:26:00Z"/>
  <w16cex:commentExtensible w16cex:durableId="4868722C" w16cex:dateUtc="2026-02-06T07:26:00Z"/>
  <w16cex:commentExtensible w16cex:durableId="31443DCB" w16cex:dateUtc="2026-02-06T10:28:00Z"/>
  <w16cex:commentExtensible w16cex:durableId="26A8949D" w16cex:dateUtc="2026-02-06T10:28:00Z"/>
  <w16cex:commentExtensible w16cex:durableId="027D18C9" w16cex:dateUtc="2026-02-06T07:28:00Z"/>
  <w16cex:commentExtensible w16cex:durableId="7B976713" w16cex:dateUtc="2025-12-29T07:45:00Z"/>
  <w16cex:commentExtensible w16cex:durableId="5577DE1F" w16cex:dateUtc="2026-02-06T07:59:00Z"/>
  <w16cex:commentExtensible w16cex:durableId="05CC6E6D" w16cex:dateUtc="2025-12-02T06:29:00Z"/>
  <w16cex:commentExtensible w16cex:durableId="7F85511D" w16cex:dateUtc="2025-12-02T06:30:00Z"/>
  <w16cex:commentExtensible w16cex:durableId="623B5757" w16cex:dateUtc="2025-12-02T06:47:00Z"/>
  <w16cex:commentExtensible w16cex:durableId="57C6F5A8" w16cex:dateUtc="2026-02-06T11:05:00Z"/>
  <w16cex:commentExtensible w16cex:durableId="48E2DB9E" w16cex:dateUtc="2026-02-06T11:04:00Z"/>
  <w16cex:commentExtensible w16cex:durableId="3F3E8E62" w16cex:dateUtc="2026-02-06T11:04:00Z"/>
  <w16cex:commentExtensible w16cex:durableId="1028A2C4" w16cex:dateUtc="2026-02-06T09:48:00Z"/>
  <w16cex:commentExtensible w16cex:durableId="15FE9418" w16cex:dateUtc="2025-12-02T07:39:00Z"/>
  <w16cex:commentExtensible w16cex:durableId="67D2DBCD" w16cex:dateUtc="2025-12-02T07:40:00Z"/>
  <w16cex:commentExtensible w16cex:durableId="59D4280B" w16cex:dateUtc="2026-02-06T09:47:00Z"/>
  <w16cex:commentExtensible w16cex:durableId="6CFC2885" w16cex:dateUtc="2026-02-06T08:02:00Z"/>
  <w16cex:commentExtensible w16cex:durableId="674BD6E5" w16cex:dateUtc="2026-02-06T08:05:00Z"/>
  <w16cex:commentExtensible w16cex:durableId="7FB2EF72" w16cex:dateUtc="2026-02-06T08:14:00Z"/>
  <w16cex:commentExtensible w16cex:durableId="3D44D6F7" w16cex:dateUtc="2026-02-06T08:05:00Z"/>
  <w16cex:commentExtensible w16cex:durableId="5D111AE0" w16cex:dateUtc="2026-02-06T08:06:00Z"/>
  <w16cex:commentExtensible w16cex:durableId="38083429" w16cex:dateUtc="2026-02-06T08:07:00Z"/>
  <w16cex:commentExtensible w16cex:durableId="6785B38A" w16cex:dateUtc="2026-02-06T08:09:00Z"/>
  <w16cex:commentExtensible w16cex:durableId="236C4F9D" w16cex:dateUtc="2026-02-06T08:12:00Z"/>
  <w16cex:commentExtensible w16cex:durableId="2B56CC9A" w16cex:dateUtc="2026-02-06T08:12:00Z"/>
  <w16cex:commentExtensible w16cex:durableId="09F49CA4" w16cex:dateUtc="2026-02-06T08:13:00Z"/>
  <w16cex:commentExtensible w16cex:durableId="074F285A" w16cex:dateUtc="2026-02-06T08:18:00Z"/>
  <w16cex:commentExtensible w16cex:durableId="7BE1D7D4" w16cex:dateUtc="2026-02-06T08:15:00Z"/>
  <w16cex:commentExtensible w16cex:durableId="75775898" w16cex:dateUtc="2026-02-06T08:20:00Z"/>
  <w16cex:commentExtensible w16cex:durableId="1AF3E27A" w16cex:dateUtc="2026-02-06T08:27:00Z"/>
  <w16cex:commentExtensible w16cex:durableId="15801225" w16cex:dateUtc="2026-02-06T08:29:00Z"/>
  <w16cex:commentExtensible w16cex:durableId="1833848D" w16cex:dateUtc="2026-02-06T09:51:00Z"/>
  <w16cex:commentExtensible w16cex:durableId="053E5704" w16cex:dateUtc="2026-02-06T08:24:00Z"/>
  <w16cex:commentExtensible w16cex:durableId="269C052B" w16cex:dateUtc="2025-12-29T07:41:00Z"/>
  <w16cex:commentExtensible w16cex:durableId="3B7C5412" w16cex:dateUtc="2026-02-06T10:17:00Z"/>
  <w16cex:commentExtensible w16cex:durableId="1F019E9B" w16cex:dateUtc="2026-02-06T08:31:00Z"/>
  <w16cex:commentExtensible w16cex:durableId="61AD40E9" w16cex:dateUtc="2026-02-06T0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1F5720" w16cid:durableId="3B43FA91"/>
  <w16cid:commentId w16cid:paraId="1CAF740B" w16cid:durableId="37A509FA"/>
  <w16cid:commentId w16cid:paraId="31858F73" w16cid:durableId="47D95B29"/>
  <w16cid:commentId w16cid:paraId="6D7D3A4D" w16cid:durableId="7C1F5AB7"/>
  <w16cid:commentId w16cid:paraId="172C47D1" w16cid:durableId="481566E3"/>
  <w16cid:commentId w16cid:paraId="61C0CC07" w16cid:durableId="701467D1"/>
  <w16cid:commentId w16cid:paraId="0A468DC7" w16cid:durableId="33FAFBE3"/>
  <w16cid:commentId w16cid:paraId="36D5CD1E" w16cid:durableId="4C0F527F"/>
  <w16cid:commentId w16cid:paraId="37632CD6" w16cid:durableId="25ABF48F"/>
  <w16cid:commentId w16cid:paraId="72BBD645" w16cid:durableId="242664D2"/>
  <w16cid:commentId w16cid:paraId="56AFA155" w16cid:durableId="00AA93E5"/>
  <w16cid:commentId w16cid:paraId="669BE064" w16cid:durableId="2435C80B"/>
  <w16cid:commentId w16cid:paraId="4A05D5EC" w16cid:durableId="707DEBDF"/>
  <w16cid:commentId w16cid:paraId="10B0C983" w16cid:durableId="4F8B6E29"/>
  <w16cid:commentId w16cid:paraId="4E2270C2" w16cid:durableId="5666B5CE"/>
  <w16cid:commentId w16cid:paraId="4E63AE14" w16cid:durableId="26B3F724"/>
  <w16cid:commentId w16cid:paraId="78CC4230" w16cid:durableId="646AC770"/>
  <w16cid:commentId w16cid:paraId="272E472B" w16cid:durableId="2A296B33"/>
  <w16cid:commentId w16cid:paraId="012CE2C1" w16cid:durableId="327FFC0D"/>
  <w16cid:commentId w16cid:paraId="6C09D4BC" w16cid:durableId="7DC92DEB"/>
  <w16cid:commentId w16cid:paraId="0F30B676" w16cid:durableId="7F4767BE"/>
  <w16cid:commentId w16cid:paraId="7254CA0F" w16cid:durableId="0FE60EF1"/>
  <w16cid:commentId w16cid:paraId="23A4D4B0" w16cid:durableId="2A9799CD"/>
  <w16cid:commentId w16cid:paraId="62F71AB1" w16cid:durableId="4868722C"/>
  <w16cid:commentId w16cid:paraId="7E354D2F" w16cid:durableId="31443DCB"/>
  <w16cid:commentId w16cid:paraId="00B18DEF" w16cid:durableId="26A8949D"/>
  <w16cid:commentId w16cid:paraId="6905617D" w16cid:durableId="027D18C9"/>
  <w16cid:commentId w16cid:paraId="5456F3E8" w16cid:durableId="7B976713"/>
  <w16cid:commentId w16cid:paraId="0A5CB83C" w16cid:durableId="5577DE1F"/>
  <w16cid:commentId w16cid:paraId="4266D47A" w16cid:durableId="05CC6E6D"/>
  <w16cid:commentId w16cid:paraId="7DF235D1" w16cid:durableId="7F85511D"/>
  <w16cid:commentId w16cid:paraId="4C343B4A" w16cid:durableId="623B5757"/>
  <w16cid:commentId w16cid:paraId="4B13BC97" w16cid:durableId="57C6F5A8"/>
  <w16cid:commentId w16cid:paraId="63EF0BE9" w16cid:durableId="48E2DB9E"/>
  <w16cid:commentId w16cid:paraId="5C514BEE" w16cid:durableId="3F3E8E62"/>
  <w16cid:commentId w16cid:paraId="41FE712E" w16cid:durableId="1028A2C4"/>
  <w16cid:commentId w16cid:paraId="6996332E" w16cid:durableId="15FE9418"/>
  <w16cid:commentId w16cid:paraId="6907EAFA" w16cid:durableId="67D2DBCD"/>
  <w16cid:commentId w16cid:paraId="1779A3A8" w16cid:durableId="59D4280B"/>
  <w16cid:commentId w16cid:paraId="017E3226" w16cid:durableId="6CFC2885"/>
  <w16cid:commentId w16cid:paraId="186DEF20" w16cid:durableId="674BD6E5"/>
  <w16cid:commentId w16cid:paraId="4816A4DC" w16cid:durableId="7FB2EF72"/>
  <w16cid:commentId w16cid:paraId="0578022C" w16cid:durableId="3D44D6F7"/>
  <w16cid:commentId w16cid:paraId="17D41F61" w16cid:durableId="5D111AE0"/>
  <w16cid:commentId w16cid:paraId="10182B90" w16cid:durableId="38083429"/>
  <w16cid:commentId w16cid:paraId="6D2ECB18" w16cid:durableId="6785B38A"/>
  <w16cid:commentId w16cid:paraId="63B33FE3" w16cid:durableId="236C4F9D"/>
  <w16cid:commentId w16cid:paraId="50474DCB" w16cid:durableId="2B56CC9A"/>
  <w16cid:commentId w16cid:paraId="7F11213D" w16cid:durableId="09F49CA4"/>
  <w16cid:commentId w16cid:paraId="60BFBED5" w16cid:durableId="074F285A"/>
  <w16cid:commentId w16cid:paraId="3B8257AD" w16cid:durableId="7BE1D7D4"/>
  <w16cid:commentId w16cid:paraId="1A36D972" w16cid:durableId="75775898"/>
  <w16cid:commentId w16cid:paraId="713ABB4E" w16cid:durableId="1AF3E27A"/>
  <w16cid:commentId w16cid:paraId="06632797" w16cid:durableId="15801225"/>
  <w16cid:commentId w16cid:paraId="69E0EDEA" w16cid:durableId="1833848D"/>
  <w16cid:commentId w16cid:paraId="723F70D0" w16cid:durableId="053E5704"/>
  <w16cid:commentId w16cid:paraId="6FCE6CBB" w16cid:durableId="269C052B"/>
  <w16cid:commentId w16cid:paraId="63ACB934" w16cid:durableId="3B7C5412"/>
  <w16cid:commentId w16cid:paraId="14966660" w16cid:durableId="1F019E9B"/>
  <w16cid:commentId w16cid:paraId="6BB1068B" w16cid:durableId="61AD40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352"/>
    <w:multiLevelType w:val="multilevel"/>
    <w:tmpl w:val="71F8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A2EBD"/>
    <w:multiLevelType w:val="multilevel"/>
    <w:tmpl w:val="9A52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4102F"/>
    <w:multiLevelType w:val="multilevel"/>
    <w:tmpl w:val="0FAA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95E17"/>
    <w:multiLevelType w:val="multilevel"/>
    <w:tmpl w:val="C004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F5F12"/>
    <w:multiLevelType w:val="hybridMultilevel"/>
    <w:tmpl w:val="68FAC516"/>
    <w:lvl w:ilvl="0" w:tplc="77FA2972">
      <w:numFmt w:val="bullet"/>
      <w:lvlText w:val="-"/>
      <w:lvlJc w:val="left"/>
      <w:pPr>
        <w:ind w:left="502" w:hanging="360"/>
      </w:pPr>
      <w:rPr>
        <w:rFonts w:ascii="Times New Roman" w:eastAsia="Times New Roman" w:hAnsi="Times New Roman" w:cs="Times New Roman" w:hint="default"/>
        <w:color w:val="000000"/>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5" w15:restartNumberingAfterBreak="0">
    <w:nsid w:val="12D651F7"/>
    <w:multiLevelType w:val="hybridMultilevel"/>
    <w:tmpl w:val="5570321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3543D15"/>
    <w:multiLevelType w:val="multilevel"/>
    <w:tmpl w:val="3348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344E8"/>
    <w:multiLevelType w:val="multilevel"/>
    <w:tmpl w:val="C706B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66FF1"/>
    <w:multiLevelType w:val="multilevel"/>
    <w:tmpl w:val="6DA6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12105"/>
    <w:multiLevelType w:val="multilevel"/>
    <w:tmpl w:val="F21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40E2B"/>
    <w:multiLevelType w:val="multilevel"/>
    <w:tmpl w:val="72AE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7101D"/>
    <w:multiLevelType w:val="hybridMultilevel"/>
    <w:tmpl w:val="DA9C4B74"/>
    <w:lvl w:ilvl="0" w:tplc="9ED4BF7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5B1A22"/>
    <w:multiLevelType w:val="multilevel"/>
    <w:tmpl w:val="A338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20B3A"/>
    <w:multiLevelType w:val="hybridMultilevel"/>
    <w:tmpl w:val="719A7D94"/>
    <w:lvl w:ilvl="0" w:tplc="04545448">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4767ACC"/>
    <w:multiLevelType w:val="hybridMultilevel"/>
    <w:tmpl w:val="720A7438"/>
    <w:lvl w:ilvl="0" w:tplc="F9828F7C">
      <w:start w:val="1"/>
      <w:numFmt w:val="decimal"/>
      <w:lvlText w:val="%1."/>
      <w:lvlJc w:val="left"/>
      <w:pPr>
        <w:ind w:left="1440" w:hanging="360"/>
      </w:pPr>
    </w:lvl>
    <w:lvl w:ilvl="1" w:tplc="25886000">
      <w:start w:val="1"/>
      <w:numFmt w:val="decimal"/>
      <w:lvlText w:val="%2."/>
      <w:lvlJc w:val="left"/>
      <w:pPr>
        <w:ind w:left="1440" w:hanging="360"/>
      </w:pPr>
    </w:lvl>
    <w:lvl w:ilvl="2" w:tplc="535EA808">
      <w:start w:val="1"/>
      <w:numFmt w:val="decimal"/>
      <w:lvlText w:val="%3."/>
      <w:lvlJc w:val="left"/>
      <w:pPr>
        <w:ind w:left="1440" w:hanging="360"/>
      </w:pPr>
    </w:lvl>
    <w:lvl w:ilvl="3" w:tplc="CAC6AEFA">
      <w:start w:val="1"/>
      <w:numFmt w:val="decimal"/>
      <w:lvlText w:val="%4."/>
      <w:lvlJc w:val="left"/>
      <w:pPr>
        <w:ind w:left="1440" w:hanging="360"/>
      </w:pPr>
    </w:lvl>
    <w:lvl w:ilvl="4" w:tplc="446AFE12">
      <w:start w:val="1"/>
      <w:numFmt w:val="decimal"/>
      <w:lvlText w:val="%5."/>
      <w:lvlJc w:val="left"/>
      <w:pPr>
        <w:ind w:left="1440" w:hanging="360"/>
      </w:pPr>
    </w:lvl>
    <w:lvl w:ilvl="5" w:tplc="92B82FC8">
      <w:start w:val="1"/>
      <w:numFmt w:val="decimal"/>
      <w:lvlText w:val="%6."/>
      <w:lvlJc w:val="left"/>
      <w:pPr>
        <w:ind w:left="1440" w:hanging="360"/>
      </w:pPr>
    </w:lvl>
    <w:lvl w:ilvl="6" w:tplc="7D301F10">
      <w:start w:val="1"/>
      <w:numFmt w:val="decimal"/>
      <w:lvlText w:val="%7."/>
      <w:lvlJc w:val="left"/>
      <w:pPr>
        <w:ind w:left="1440" w:hanging="360"/>
      </w:pPr>
    </w:lvl>
    <w:lvl w:ilvl="7" w:tplc="0B0872DC">
      <w:start w:val="1"/>
      <w:numFmt w:val="decimal"/>
      <w:lvlText w:val="%8."/>
      <w:lvlJc w:val="left"/>
      <w:pPr>
        <w:ind w:left="1440" w:hanging="360"/>
      </w:pPr>
    </w:lvl>
    <w:lvl w:ilvl="8" w:tplc="D540810C">
      <w:start w:val="1"/>
      <w:numFmt w:val="decimal"/>
      <w:lvlText w:val="%9."/>
      <w:lvlJc w:val="left"/>
      <w:pPr>
        <w:ind w:left="1440" w:hanging="360"/>
      </w:pPr>
    </w:lvl>
  </w:abstractNum>
  <w:abstractNum w:abstractNumId="15" w15:restartNumberingAfterBreak="0">
    <w:nsid w:val="25416A52"/>
    <w:multiLevelType w:val="multilevel"/>
    <w:tmpl w:val="10B4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B1537"/>
    <w:multiLevelType w:val="multilevel"/>
    <w:tmpl w:val="093486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DD75BCF"/>
    <w:multiLevelType w:val="multilevel"/>
    <w:tmpl w:val="C9D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C01B8"/>
    <w:multiLevelType w:val="multilevel"/>
    <w:tmpl w:val="1A84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E56EF"/>
    <w:multiLevelType w:val="hybridMultilevel"/>
    <w:tmpl w:val="AB80FA1C"/>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20" w15:restartNumberingAfterBreak="0">
    <w:nsid w:val="31B36A00"/>
    <w:multiLevelType w:val="hybridMultilevel"/>
    <w:tmpl w:val="7D2ECC8A"/>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1" w15:restartNumberingAfterBreak="0">
    <w:nsid w:val="34B12C30"/>
    <w:multiLevelType w:val="hybridMultilevel"/>
    <w:tmpl w:val="8812BF70"/>
    <w:lvl w:ilvl="0" w:tplc="CD5CE22E">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7A1532A"/>
    <w:multiLevelType w:val="multilevel"/>
    <w:tmpl w:val="8F0E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A18E5"/>
    <w:multiLevelType w:val="multilevel"/>
    <w:tmpl w:val="6BF0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032970"/>
    <w:multiLevelType w:val="multilevel"/>
    <w:tmpl w:val="BCF0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E2F7D"/>
    <w:multiLevelType w:val="multilevel"/>
    <w:tmpl w:val="09D8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E760AB"/>
    <w:multiLevelType w:val="multilevel"/>
    <w:tmpl w:val="7514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2F3D25"/>
    <w:multiLevelType w:val="multilevel"/>
    <w:tmpl w:val="C9D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E808E1"/>
    <w:multiLevelType w:val="multilevel"/>
    <w:tmpl w:val="A288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0D4E7B"/>
    <w:multiLevelType w:val="multilevel"/>
    <w:tmpl w:val="378E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A50EE4"/>
    <w:multiLevelType w:val="multilevel"/>
    <w:tmpl w:val="01B8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D031A"/>
    <w:multiLevelType w:val="multilevel"/>
    <w:tmpl w:val="51DE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DF3C5F"/>
    <w:multiLevelType w:val="multilevel"/>
    <w:tmpl w:val="8B76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D365AC"/>
    <w:multiLevelType w:val="multilevel"/>
    <w:tmpl w:val="8B2E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1D031E"/>
    <w:multiLevelType w:val="multilevel"/>
    <w:tmpl w:val="924C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B35211"/>
    <w:multiLevelType w:val="multilevel"/>
    <w:tmpl w:val="1DFE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E03786"/>
    <w:multiLevelType w:val="multilevel"/>
    <w:tmpl w:val="961A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F8407C"/>
    <w:multiLevelType w:val="multilevel"/>
    <w:tmpl w:val="1DF0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2421AB"/>
    <w:multiLevelType w:val="multilevel"/>
    <w:tmpl w:val="CE88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CF245C"/>
    <w:multiLevelType w:val="multilevel"/>
    <w:tmpl w:val="4BF2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7A4DD3"/>
    <w:multiLevelType w:val="multilevel"/>
    <w:tmpl w:val="5106D1BA"/>
    <w:lvl w:ilvl="0">
      <w:numFmt w:val="bullet"/>
      <w:lvlText w:val="-"/>
      <w:lvlJc w:val="left"/>
      <w:pPr>
        <w:tabs>
          <w:tab w:val="num" w:pos="720"/>
        </w:tabs>
        <w:ind w:left="720" w:hanging="360"/>
      </w:pPr>
      <w:rPr>
        <w:rFonts w:ascii="Times New Roman" w:eastAsiaTheme="minorHAnsi" w:hAnsi="Times New Roman" w:cs="Times New Roman"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273C32"/>
    <w:multiLevelType w:val="hybridMultilevel"/>
    <w:tmpl w:val="24FA0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CA43809"/>
    <w:multiLevelType w:val="hybridMultilevel"/>
    <w:tmpl w:val="CF80E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D61238A"/>
    <w:multiLevelType w:val="multilevel"/>
    <w:tmpl w:val="2446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225345"/>
    <w:multiLevelType w:val="multilevel"/>
    <w:tmpl w:val="82D461CC"/>
    <w:lvl w:ilvl="0">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3B06A6"/>
    <w:multiLevelType w:val="multilevel"/>
    <w:tmpl w:val="8DD2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4D7A30"/>
    <w:multiLevelType w:val="multilevel"/>
    <w:tmpl w:val="C9D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382432"/>
    <w:multiLevelType w:val="multilevel"/>
    <w:tmpl w:val="9148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BF5B97"/>
    <w:multiLevelType w:val="multilevel"/>
    <w:tmpl w:val="E74A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17096"/>
    <w:multiLevelType w:val="hybridMultilevel"/>
    <w:tmpl w:val="DB8C2758"/>
    <w:lvl w:ilvl="0" w:tplc="A5240448">
      <w:start w:val="1"/>
      <w:numFmt w:val="decimal"/>
      <w:lvlText w:val="%1."/>
      <w:lvlJc w:val="left"/>
      <w:pPr>
        <w:ind w:left="1440" w:hanging="360"/>
      </w:pPr>
    </w:lvl>
    <w:lvl w:ilvl="1" w:tplc="B3DC87F4">
      <w:start w:val="1"/>
      <w:numFmt w:val="decimal"/>
      <w:lvlText w:val="%2."/>
      <w:lvlJc w:val="left"/>
      <w:pPr>
        <w:ind w:left="1440" w:hanging="360"/>
      </w:pPr>
    </w:lvl>
    <w:lvl w:ilvl="2" w:tplc="2B7466C0">
      <w:start w:val="1"/>
      <w:numFmt w:val="decimal"/>
      <w:lvlText w:val="%3."/>
      <w:lvlJc w:val="left"/>
      <w:pPr>
        <w:ind w:left="1440" w:hanging="360"/>
      </w:pPr>
    </w:lvl>
    <w:lvl w:ilvl="3" w:tplc="5B8A52F4">
      <w:start w:val="1"/>
      <w:numFmt w:val="decimal"/>
      <w:lvlText w:val="%4."/>
      <w:lvlJc w:val="left"/>
      <w:pPr>
        <w:ind w:left="1440" w:hanging="360"/>
      </w:pPr>
    </w:lvl>
    <w:lvl w:ilvl="4" w:tplc="A9DE3834">
      <w:start w:val="1"/>
      <w:numFmt w:val="decimal"/>
      <w:lvlText w:val="%5."/>
      <w:lvlJc w:val="left"/>
      <w:pPr>
        <w:ind w:left="1440" w:hanging="360"/>
      </w:pPr>
    </w:lvl>
    <w:lvl w:ilvl="5" w:tplc="7B4A3EE8">
      <w:start w:val="1"/>
      <w:numFmt w:val="decimal"/>
      <w:lvlText w:val="%6."/>
      <w:lvlJc w:val="left"/>
      <w:pPr>
        <w:ind w:left="1440" w:hanging="360"/>
      </w:pPr>
    </w:lvl>
    <w:lvl w:ilvl="6" w:tplc="9C3AC202">
      <w:start w:val="1"/>
      <w:numFmt w:val="decimal"/>
      <w:lvlText w:val="%7."/>
      <w:lvlJc w:val="left"/>
      <w:pPr>
        <w:ind w:left="1440" w:hanging="360"/>
      </w:pPr>
    </w:lvl>
    <w:lvl w:ilvl="7" w:tplc="5BB8F592">
      <w:start w:val="1"/>
      <w:numFmt w:val="decimal"/>
      <w:lvlText w:val="%8."/>
      <w:lvlJc w:val="left"/>
      <w:pPr>
        <w:ind w:left="1440" w:hanging="360"/>
      </w:pPr>
    </w:lvl>
    <w:lvl w:ilvl="8" w:tplc="A8880A2C">
      <w:start w:val="1"/>
      <w:numFmt w:val="decimal"/>
      <w:lvlText w:val="%9."/>
      <w:lvlJc w:val="left"/>
      <w:pPr>
        <w:ind w:left="1440" w:hanging="360"/>
      </w:pPr>
    </w:lvl>
  </w:abstractNum>
  <w:abstractNum w:abstractNumId="50" w15:restartNumberingAfterBreak="0">
    <w:nsid w:val="77541DD5"/>
    <w:multiLevelType w:val="hybridMultilevel"/>
    <w:tmpl w:val="00D2BE5E"/>
    <w:lvl w:ilvl="0" w:tplc="CC78D056">
      <w:start w:val="1"/>
      <w:numFmt w:val="bullet"/>
      <w:lvlText w:val=""/>
      <w:lvlJc w:val="left"/>
      <w:pPr>
        <w:ind w:left="720"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76D5115"/>
    <w:multiLevelType w:val="multilevel"/>
    <w:tmpl w:val="9884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BC0C45"/>
    <w:multiLevelType w:val="hybridMultilevel"/>
    <w:tmpl w:val="CF42D4CC"/>
    <w:lvl w:ilvl="0" w:tplc="0C382132">
      <w:start w:val="1"/>
      <w:numFmt w:val="decimal"/>
      <w:lvlText w:val="%1."/>
      <w:lvlJc w:val="left"/>
      <w:pPr>
        <w:ind w:left="1440" w:hanging="360"/>
      </w:pPr>
    </w:lvl>
    <w:lvl w:ilvl="1" w:tplc="03785B48">
      <w:start w:val="1"/>
      <w:numFmt w:val="decimal"/>
      <w:lvlText w:val="%2."/>
      <w:lvlJc w:val="left"/>
      <w:pPr>
        <w:ind w:left="1440" w:hanging="360"/>
      </w:pPr>
    </w:lvl>
    <w:lvl w:ilvl="2" w:tplc="374E0382">
      <w:start w:val="1"/>
      <w:numFmt w:val="decimal"/>
      <w:lvlText w:val="%3."/>
      <w:lvlJc w:val="left"/>
      <w:pPr>
        <w:ind w:left="1440" w:hanging="360"/>
      </w:pPr>
    </w:lvl>
    <w:lvl w:ilvl="3" w:tplc="ED7AE12E">
      <w:start w:val="1"/>
      <w:numFmt w:val="decimal"/>
      <w:lvlText w:val="%4."/>
      <w:lvlJc w:val="left"/>
      <w:pPr>
        <w:ind w:left="1440" w:hanging="360"/>
      </w:pPr>
    </w:lvl>
    <w:lvl w:ilvl="4" w:tplc="5BD43900">
      <w:start w:val="1"/>
      <w:numFmt w:val="decimal"/>
      <w:lvlText w:val="%5."/>
      <w:lvlJc w:val="left"/>
      <w:pPr>
        <w:ind w:left="1440" w:hanging="360"/>
      </w:pPr>
    </w:lvl>
    <w:lvl w:ilvl="5" w:tplc="332EF1DC">
      <w:start w:val="1"/>
      <w:numFmt w:val="decimal"/>
      <w:lvlText w:val="%6."/>
      <w:lvlJc w:val="left"/>
      <w:pPr>
        <w:ind w:left="1440" w:hanging="360"/>
      </w:pPr>
    </w:lvl>
    <w:lvl w:ilvl="6" w:tplc="139476CE">
      <w:start w:val="1"/>
      <w:numFmt w:val="decimal"/>
      <w:lvlText w:val="%7."/>
      <w:lvlJc w:val="left"/>
      <w:pPr>
        <w:ind w:left="1440" w:hanging="360"/>
      </w:pPr>
    </w:lvl>
    <w:lvl w:ilvl="7" w:tplc="2070CC2C">
      <w:start w:val="1"/>
      <w:numFmt w:val="decimal"/>
      <w:lvlText w:val="%8."/>
      <w:lvlJc w:val="left"/>
      <w:pPr>
        <w:ind w:left="1440" w:hanging="360"/>
      </w:pPr>
    </w:lvl>
    <w:lvl w:ilvl="8" w:tplc="385A2176">
      <w:start w:val="1"/>
      <w:numFmt w:val="decimal"/>
      <w:lvlText w:val="%9."/>
      <w:lvlJc w:val="left"/>
      <w:pPr>
        <w:ind w:left="1440" w:hanging="360"/>
      </w:pPr>
    </w:lvl>
  </w:abstractNum>
  <w:abstractNum w:abstractNumId="53" w15:restartNumberingAfterBreak="0">
    <w:nsid w:val="79DF3C68"/>
    <w:multiLevelType w:val="multilevel"/>
    <w:tmpl w:val="369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462882"/>
    <w:multiLevelType w:val="multilevel"/>
    <w:tmpl w:val="7FC8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4B60E8"/>
    <w:multiLevelType w:val="hybridMultilevel"/>
    <w:tmpl w:val="FC247D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A93394C"/>
    <w:multiLevelType w:val="multilevel"/>
    <w:tmpl w:val="BCB28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97565D"/>
    <w:multiLevelType w:val="hybridMultilevel"/>
    <w:tmpl w:val="C1627278"/>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01545741">
    <w:abstractNumId w:val="30"/>
  </w:num>
  <w:num w:numId="2" w16cid:durableId="1014652102">
    <w:abstractNumId w:val="34"/>
  </w:num>
  <w:num w:numId="3" w16cid:durableId="1042822287">
    <w:abstractNumId w:val="9"/>
  </w:num>
  <w:num w:numId="4" w16cid:durableId="1079866087">
    <w:abstractNumId w:val="56"/>
  </w:num>
  <w:num w:numId="5" w16cid:durableId="112749101">
    <w:abstractNumId w:val="32"/>
  </w:num>
  <w:num w:numId="6" w16cid:durableId="1150095789">
    <w:abstractNumId w:val="46"/>
  </w:num>
  <w:num w:numId="7" w16cid:durableId="1265184342">
    <w:abstractNumId w:val="53"/>
  </w:num>
  <w:num w:numId="8" w16cid:durableId="1306163691">
    <w:abstractNumId w:val="28"/>
  </w:num>
  <w:num w:numId="9" w16cid:durableId="1331451209">
    <w:abstractNumId w:val="13"/>
  </w:num>
  <w:num w:numId="10" w16cid:durableId="1543439400">
    <w:abstractNumId w:val="45"/>
  </w:num>
  <w:num w:numId="11" w16cid:durableId="1666276253">
    <w:abstractNumId w:val="51"/>
  </w:num>
  <w:num w:numId="12" w16cid:durableId="1693335821">
    <w:abstractNumId w:val="17"/>
  </w:num>
  <w:num w:numId="13" w16cid:durableId="1713730899">
    <w:abstractNumId w:val="54"/>
  </w:num>
  <w:num w:numId="14" w16cid:durableId="1803621417">
    <w:abstractNumId w:val="29"/>
  </w:num>
  <w:num w:numId="15" w16cid:durableId="1836068038">
    <w:abstractNumId w:val="40"/>
  </w:num>
  <w:num w:numId="16" w16cid:durableId="1986084631">
    <w:abstractNumId w:val="12"/>
  </w:num>
  <w:num w:numId="17" w16cid:durableId="2062510825">
    <w:abstractNumId w:val="20"/>
  </w:num>
  <w:num w:numId="18" w16cid:durableId="2072993989">
    <w:abstractNumId w:val="4"/>
  </w:num>
  <w:num w:numId="19" w16cid:durableId="260113441">
    <w:abstractNumId w:val="15"/>
  </w:num>
  <w:num w:numId="20" w16cid:durableId="281032849">
    <w:abstractNumId w:val="2"/>
  </w:num>
  <w:num w:numId="21" w16cid:durableId="297537699">
    <w:abstractNumId w:val="55"/>
  </w:num>
  <w:num w:numId="22" w16cid:durableId="305011568">
    <w:abstractNumId w:val="25"/>
  </w:num>
  <w:num w:numId="23" w16cid:durableId="341443612">
    <w:abstractNumId w:val="11"/>
  </w:num>
  <w:num w:numId="24" w16cid:durableId="361710036">
    <w:abstractNumId w:val="8"/>
  </w:num>
  <w:num w:numId="25" w16cid:durableId="387917264">
    <w:abstractNumId w:val="38"/>
  </w:num>
  <w:num w:numId="26" w16cid:durableId="396440705">
    <w:abstractNumId w:val="50"/>
  </w:num>
  <w:num w:numId="27" w16cid:durableId="54208052">
    <w:abstractNumId w:val="57"/>
  </w:num>
  <w:num w:numId="28" w16cid:durableId="559218882">
    <w:abstractNumId w:val="24"/>
  </w:num>
  <w:num w:numId="29" w16cid:durableId="569850017">
    <w:abstractNumId w:val="19"/>
  </w:num>
  <w:num w:numId="30" w16cid:durableId="569853370">
    <w:abstractNumId w:val="1"/>
  </w:num>
  <w:num w:numId="31" w16cid:durableId="618029603">
    <w:abstractNumId w:val="47"/>
  </w:num>
  <w:num w:numId="32" w16cid:durableId="651713008">
    <w:abstractNumId w:val="5"/>
  </w:num>
  <w:num w:numId="33" w16cid:durableId="71197914">
    <w:abstractNumId w:val="18"/>
  </w:num>
  <w:num w:numId="34" w16cid:durableId="723018536">
    <w:abstractNumId w:val="37"/>
  </w:num>
  <w:num w:numId="35" w16cid:durableId="781806707">
    <w:abstractNumId w:val="31"/>
  </w:num>
  <w:num w:numId="36" w16cid:durableId="809788437">
    <w:abstractNumId w:val="6"/>
  </w:num>
  <w:num w:numId="37" w16cid:durableId="890842689">
    <w:abstractNumId w:val="44"/>
  </w:num>
  <w:num w:numId="38" w16cid:durableId="903031791">
    <w:abstractNumId w:val="21"/>
  </w:num>
  <w:num w:numId="39" w16cid:durableId="98376992">
    <w:abstractNumId w:val="27"/>
  </w:num>
  <w:num w:numId="40" w16cid:durableId="215051573">
    <w:abstractNumId w:val="42"/>
  </w:num>
  <w:num w:numId="41" w16cid:durableId="1122532658">
    <w:abstractNumId w:val="22"/>
  </w:num>
  <w:num w:numId="42" w16cid:durableId="1386222175">
    <w:abstractNumId w:val="36"/>
  </w:num>
  <w:num w:numId="43" w16cid:durableId="1984919067">
    <w:abstractNumId w:val="48"/>
  </w:num>
  <w:num w:numId="44" w16cid:durableId="88434727">
    <w:abstractNumId w:val="16"/>
  </w:num>
  <w:num w:numId="45" w16cid:durableId="1905989376">
    <w:abstractNumId w:val="43"/>
  </w:num>
  <w:num w:numId="46" w16cid:durableId="1119488413">
    <w:abstractNumId w:val="0"/>
  </w:num>
  <w:num w:numId="47" w16cid:durableId="9576087">
    <w:abstractNumId w:val="3"/>
  </w:num>
  <w:num w:numId="48" w16cid:durableId="2128548268">
    <w:abstractNumId w:val="23"/>
  </w:num>
  <w:num w:numId="49" w16cid:durableId="441538223">
    <w:abstractNumId w:val="7"/>
  </w:num>
  <w:num w:numId="50" w16cid:durableId="1780248635">
    <w:abstractNumId w:val="33"/>
  </w:num>
  <w:num w:numId="51" w16cid:durableId="1615674550">
    <w:abstractNumId w:val="26"/>
  </w:num>
  <w:num w:numId="52" w16cid:durableId="2012485747">
    <w:abstractNumId w:val="35"/>
  </w:num>
  <w:num w:numId="53" w16cid:durableId="1217745256">
    <w:abstractNumId w:val="10"/>
  </w:num>
  <w:num w:numId="54" w16cid:durableId="1261570009">
    <w:abstractNumId w:val="39"/>
  </w:num>
  <w:num w:numId="55" w16cid:durableId="1124302668">
    <w:abstractNumId w:val="41"/>
  </w:num>
  <w:num w:numId="56" w16cid:durableId="1579558900">
    <w:abstractNumId w:val="49"/>
  </w:num>
  <w:num w:numId="57" w16cid:durableId="372072432">
    <w:abstractNumId w:val="14"/>
  </w:num>
  <w:num w:numId="58" w16cid:durableId="42172099">
    <w:abstractNumId w:val="52"/>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PE">
    <w15:presenceInfo w15:providerId="None" w15:userId="IPE"/>
  </w15:person>
  <w15:person w15:author="Mahika  Choudhary">
    <w15:presenceInfo w15:providerId="AD" w15:userId="S::mahikachoudhary@ipeglobal.com::6e7aea7a-87bd-4c09-9318-cd8d62a6bba0"/>
  </w15:person>
  <w15:person w15:author="Shweta Khandelwal">
    <w15:presenceInfo w15:providerId="AD" w15:userId="S::skhandelwal@ipeglobal.com::87482b65-997a-467f-9255-9056076d8f51"/>
  </w15:person>
  <w15:person w15:author="jalpa.thakker@ipeckd.org">
    <w15:presenceInfo w15:providerId="AD" w15:userId="S::urn:spo:guest#jalpa.thakker@ipeckd.o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4B8"/>
    <w:rsid w:val="00010C52"/>
    <w:rsid w:val="00021AE5"/>
    <w:rsid w:val="000241C1"/>
    <w:rsid w:val="00030255"/>
    <w:rsid w:val="000326CB"/>
    <w:rsid w:val="000344FB"/>
    <w:rsid w:val="000372E9"/>
    <w:rsid w:val="00075BB5"/>
    <w:rsid w:val="0007678E"/>
    <w:rsid w:val="00087629"/>
    <w:rsid w:val="000A0136"/>
    <w:rsid w:val="000B422A"/>
    <w:rsid w:val="000B489E"/>
    <w:rsid w:val="000C0305"/>
    <w:rsid w:val="000C0A3F"/>
    <w:rsid w:val="000C6233"/>
    <w:rsid w:val="000D2083"/>
    <w:rsid w:val="000E3F3A"/>
    <w:rsid w:val="00104806"/>
    <w:rsid w:val="00104B88"/>
    <w:rsid w:val="00112FCE"/>
    <w:rsid w:val="00120F94"/>
    <w:rsid w:val="00121BB1"/>
    <w:rsid w:val="00130C73"/>
    <w:rsid w:val="001352EC"/>
    <w:rsid w:val="00136C2C"/>
    <w:rsid w:val="00171DD3"/>
    <w:rsid w:val="00173372"/>
    <w:rsid w:val="001767E2"/>
    <w:rsid w:val="001A17FB"/>
    <w:rsid w:val="001A64AA"/>
    <w:rsid w:val="001F1F80"/>
    <w:rsid w:val="00215670"/>
    <w:rsid w:val="00242D0C"/>
    <w:rsid w:val="002561EE"/>
    <w:rsid w:val="00257626"/>
    <w:rsid w:val="002700EA"/>
    <w:rsid w:val="00276F26"/>
    <w:rsid w:val="00280C4F"/>
    <w:rsid w:val="00291393"/>
    <w:rsid w:val="002A4069"/>
    <w:rsid w:val="002A7A4C"/>
    <w:rsid w:val="002C1290"/>
    <w:rsid w:val="002C1711"/>
    <w:rsid w:val="002C5414"/>
    <w:rsid w:val="002F303D"/>
    <w:rsid w:val="002F730E"/>
    <w:rsid w:val="003041C8"/>
    <w:rsid w:val="00314D08"/>
    <w:rsid w:val="00324AB6"/>
    <w:rsid w:val="00333DAF"/>
    <w:rsid w:val="00334420"/>
    <w:rsid w:val="0034101E"/>
    <w:rsid w:val="0035024F"/>
    <w:rsid w:val="00355E5D"/>
    <w:rsid w:val="0038735C"/>
    <w:rsid w:val="00397783"/>
    <w:rsid w:val="003A7A72"/>
    <w:rsid w:val="003B052C"/>
    <w:rsid w:val="003B6A2A"/>
    <w:rsid w:val="003C5672"/>
    <w:rsid w:val="003C600B"/>
    <w:rsid w:val="003D2166"/>
    <w:rsid w:val="003E42A5"/>
    <w:rsid w:val="003F7C41"/>
    <w:rsid w:val="00406B59"/>
    <w:rsid w:val="00415851"/>
    <w:rsid w:val="00416E54"/>
    <w:rsid w:val="004553B7"/>
    <w:rsid w:val="00455FEB"/>
    <w:rsid w:val="00461188"/>
    <w:rsid w:val="0046478C"/>
    <w:rsid w:val="00465EB9"/>
    <w:rsid w:val="004728E3"/>
    <w:rsid w:val="0048603B"/>
    <w:rsid w:val="00497EC8"/>
    <w:rsid w:val="004B7F8D"/>
    <w:rsid w:val="004C07C0"/>
    <w:rsid w:val="004C2ACA"/>
    <w:rsid w:val="004D3741"/>
    <w:rsid w:val="004F0820"/>
    <w:rsid w:val="004F11EF"/>
    <w:rsid w:val="004F129E"/>
    <w:rsid w:val="004F12A9"/>
    <w:rsid w:val="005140D3"/>
    <w:rsid w:val="00514D1A"/>
    <w:rsid w:val="00524A94"/>
    <w:rsid w:val="005256AE"/>
    <w:rsid w:val="00547A7A"/>
    <w:rsid w:val="005501E7"/>
    <w:rsid w:val="00555A78"/>
    <w:rsid w:val="0055681F"/>
    <w:rsid w:val="00570214"/>
    <w:rsid w:val="00572BAB"/>
    <w:rsid w:val="0058741A"/>
    <w:rsid w:val="0059124D"/>
    <w:rsid w:val="005A0B0B"/>
    <w:rsid w:val="005B5F11"/>
    <w:rsid w:val="005E5AA2"/>
    <w:rsid w:val="005F111C"/>
    <w:rsid w:val="00607A87"/>
    <w:rsid w:val="006126CE"/>
    <w:rsid w:val="00627C29"/>
    <w:rsid w:val="00641CC1"/>
    <w:rsid w:val="00661E83"/>
    <w:rsid w:val="00667FD0"/>
    <w:rsid w:val="00676611"/>
    <w:rsid w:val="00684712"/>
    <w:rsid w:val="006857F3"/>
    <w:rsid w:val="00686867"/>
    <w:rsid w:val="006A1B14"/>
    <w:rsid w:val="006A4E0C"/>
    <w:rsid w:val="006C3031"/>
    <w:rsid w:val="006F5908"/>
    <w:rsid w:val="006F76ED"/>
    <w:rsid w:val="00723565"/>
    <w:rsid w:val="00784397"/>
    <w:rsid w:val="00787108"/>
    <w:rsid w:val="00792D79"/>
    <w:rsid w:val="00793162"/>
    <w:rsid w:val="00796A1E"/>
    <w:rsid w:val="007A52CB"/>
    <w:rsid w:val="007D18AD"/>
    <w:rsid w:val="007D3B60"/>
    <w:rsid w:val="007D4F3F"/>
    <w:rsid w:val="007D61ED"/>
    <w:rsid w:val="007D68E1"/>
    <w:rsid w:val="008130FB"/>
    <w:rsid w:val="00823F83"/>
    <w:rsid w:val="00830BC9"/>
    <w:rsid w:val="00863792"/>
    <w:rsid w:val="00873D96"/>
    <w:rsid w:val="0088252C"/>
    <w:rsid w:val="00886782"/>
    <w:rsid w:val="00892D3E"/>
    <w:rsid w:val="008A5BB4"/>
    <w:rsid w:val="008A7DE1"/>
    <w:rsid w:val="008B4B8C"/>
    <w:rsid w:val="008D30CB"/>
    <w:rsid w:val="008E2D1C"/>
    <w:rsid w:val="0091590F"/>
    <w:rsid w:val="00920D86"/>
    <w:rsid w:val="00930B43"/>
    <w:rsid w:val="0095253F"/>
    <w:rsid w:val="00956116"/>
    <w:rsid w:val="009624D6"/>
    <w:rsid w:val="00965074"/>
    <w:rsid w:val="00977D83"/>
    <w:rsid w:val="009C4A63"/>
    <w:rsid w:val="009C6C13"/>
    <w:rsid w:val="009D1A8B"/>
    <w:rsid w:val="009D3F0B"/>
    <w:rsid w:val="009D63CC"/>
    <w:rsid w:val="009E020A"/>
    <w:rsid w:val="009E69A4"/>
    <w:rsid w:val="009E7087"/>
    <w:rsid w:val="009F39DB"/>
    <w:rsid w:val="00A06332"/>
    <w:rsid w:val="00A123B5"/>
    <w:rsid w:val="00A124B8"/>
    <w:rsid w:val="00A13F84"/>
    <w:rsid w:val="00A14204"/>
    <w:rsid w:val="00A148BD"/>
    <w:rsid w:val="00A27FF0"/>
    <w:rsid w:val="00A53EAC"/>
    <w:rsid w:val="00A671E3"/>
    <w:rsid w:val="00A73479"/>
    <w:rsid w:val="00A85049"/>
    <w:rsid w:val="00A94C73"/>
    <w:rsid w:val="00AA0522"/>
    <w:rsid w:val="00AA08F8"/>
    <w:rsid w:val="00AC1468"/>
    <w:rsid w:val="00AE4947"/>
    <w:rsid w:val="00B30D6B"/>
    <w:rsid w:val="00B43944"/>
    <w:rsid w:val="00B500F1"/>
    <w:rsid w:val="00B56FF9"/>
    <w:rsid w:val="00B57F4A"/>
    <w:rsid w:val="00B81B29"/>
    <w:rsid w:val="00B84B00"/>
    <w:rsid w:val="00B91FD1"/>
    <w:rsid w:val="00B95018"/>
    <w:rsid w:val="00B95EB7"/>
    <w:rsid w:val="00BB16B9"/>
    <w:rsid w:val="00BB3AA8"/>
    <w:rsid w:val="00BC00A3"/>
    <w:rsid w:val="00BF2683"/>
    <w:rsid w:val="00C05D55"/>
    <w:rsid w:val="00C06E0C"/>
    <w:rsid w:val="00C06E1E"/>
    <w:rsid w:val="00C20719"/>
    <w:rsid w:val="00C27243"/>
    <w:rsid w:val="00C32253"/>
    <w:rsid w:val="00C43A5D"/>
    <w:rsid w:val="00C47A83"/>
    <w:rsid w:val="00C675A6"/>
    <w:rsid w:val="00C92246"/>
    <w:rsid w:val="00CA6628"/>
    <w:rsid w:val="00CB608E"/>
    <w:rsid w:val="00CB71B6"/>
    <w:rsid w:val="00D106FA"/>
    <w:rsid w:val="00D12816"/>
    <w:rsid w:val="00D23F8D"/>
    <w:rsid w:val="00D30E4E"/>
    <w:rsid w:val="00D317FC"/>
    <w:rsid w:val="00D402FD"/>
    <w:rsid w:val="00D46E56"/>
    <w:rsid w:val="00D571DE"/>
    <w:rsid w:val="00D76A4F"/>
    <w:rsid w:val="00D831B9"/>
    <w:rsid w:val="00D959CF"/>
    <w:rsid w:val="00DA1055"/>
    <w:rsid w:val="00DA42A0"/>
    <w:rsid w:val="00DA7BF5"/>
    <w:rsid w:val="00DB2628"/>
    <w:rsid w:val="00DB5F26"/>
    <w:rsid w:val="00DE2CCB"/>
    <w:rsid w:val="00DE6939"/>
    <w:rsid w:val="00DF2E68"/>
    <w:rsid w:val="00E13AB0"/>
    <w:rsid w:val="00E24EEA"/>
    <w:rsid w:val="00E44689"/>
    <w:rsid w:val="00E57E57"/>
    <w:rsid w:val="00E82178"/>
    <w:rsid w:val="00E82C03"/>
    <w:rsid w:val="00E966C4"/>
    <w:rsid w:val="00EA0174"/>
    <w:rsid w:val="00EB1ADF"/>
    <w:rsid w:val="00EB6C6E"/>
    <w:rsid w:val="00EC4E60"/>
    <w:rsid w:val="00ED1593"/>
    <w:rsid w:val="00EF27AD"/>
    <w:rsid w:val="00EF78B5"/>
    <w:rsid w:val="00F00E15"/>
    <w:rsid w:val="00F067E1"/>
    <w:rsid w:val="00F147D9"/>
    <w:rsid w:val="00F416D7"/>
    <w:rsid w:val="00F561D0"/>
    <w:rsid w:val="00F759A3"/>
    <w:rsid w:val="00F830F1"/>
    <w:rsid w:val="00F874A9"/>
    <w:rsid w:val="00F95CC5"/>
    <w:rsid w:val="00F96445"/>
    <w:rsid w:val="00FB15EC"/>
    <w:rsid w:val="00FC5F3C"/>
    <w:rsid w:val="00FF1642"/>
    <w:rsid w:val="0CD2FF5D"/>
    <w:rsid w:val="0FAC4C0B"/>
    <w:rsid w:val="1184AAC3"/>
    <w:rsid w:val="11A2CA6E"/>
    <w:rsid w:val="12215183"/>
    <w:rsid w:val="1261AC81"/>
    <w:rsid w:val="14E3E9DB"/>
    <w:rsid w:val="17E7FDDA"/>
    <w:rsid w:val="1D259271"/>
    <w:rsid w:val="233DC86E"/>
    <w:rsid w:val="25ACFB9F"/>
    <w:rsid w:val="2D0A08D8"/>
    <w:rsid w:val="2D1B877D"/>
    <w:rsid w:val="2D385003"/>
    <w:rsid w:val="33887891"/>
    <w:rsid w:val="34B8F8A9"/>
    <w:rsid w:val="3587FD41"/>
    <w:rsid w:val="39FDD528"/>
    <w:rsid w:val="3AF4E9E9"/>
    <w:rsid w:val="3BAF81F6"/>
    <w:rsid w:val="546C45B6"/>
    <w:rsid w:val="56E5C683"/>
    <w:rsid w:val="5923B86B"/>
    <w:rsid w:val="60AB12F5"/>
    <w:rsid w:val="6205259E"/>
    <w:rsid w:val="6F74C283"/>
    <w:rsid w:val="73B150DE"/>
    <w:rsid w:val="746F7043"/>
    <w:rsid w:val="751DA6B8"/>
    <w:rsid w:val="76FE5517"/>
    <w:rsid w:val="7A4EFB99"/>
    <w:rsid w:val="7A6F9F73"/>
    <w:rsid w:val="7E9F12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A4A87"/>
  <w15:chartTrackingRefBased/>
  <w15:docId w15:val="{5ECCD7D1-D87B-410F-A1E8-B74631E51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4B8"/>
    <w:rPr>
      <w:lang w:val="en-US"/>
    </w:rPr>
  </w:style>
  <w:style w:type="paragraph" w:styleId="Heading1">
    <w:name w:val="heading 1"/>
    <w:basedOn w:val="Normal"/>
    <w:next w:val="Normal"/>
    <w:link w:val="Heading1Char"/>
    <w:uiPriority w:val="9"/>
    <w:qFormat/>
    <w:rsid w:val="00A12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2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4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4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24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4B8"/>
    <w:rPr>
      <w:rFonts w:eastAsiaTheme="majorEastAsia" w:cstheme="majorBidi"/>
      <w:color w:val="272727" w:themeColor="text1" w:themeTint="D8"/>
    </w:rPr>
  </w:style>
  <w:style w:type="paragraph" w:styleId="Title">
    <w:name w:val="Title"/>
    <w:basedOn w:val="Normal"/>
    <w:next w:val="Normal"/>
    <w:link w:val="TitleChar"/>
    <w:uiPriority w:val="10"/>
    <w:qFormat/>
    <w:rsid w:val="00A12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4B8"/>
    <w:pPr>
      <w:spacing w:before="160"/>
      <w:jc w:val="center"/>
    </w:pPr>
    <w:rPr>
      <w:i/>
      <w:iCs/>
      <w:color w:val="404040" w:themeColor="text1" w:themeTint="BF"/>
    </w:rPr>
  </w:style>
  <w:style w:type="character" w:customStyle="1" w:styleId="QuoteChar">
    <w:name w:val="Quote Char"/>
    <w:basedOn w:val="DefaultParagraphFont"/>
    <w:link w:val="Quote"/>
    <w:uiPriority w:val="29"/>
    <w:rsid w:val="00A124B8"/>
    <w:rPr>
      <w:i/>
      <w:iCs/>
      <w:color w:val="404040" w:themeColor="text1" w:themeTint="BF"/>
    </w:rPr>
  </w:style>
  <w:style w:type="paragraph" w:styleId="ListParagraph">
    <w:name w:val="List Paragraph"/>
    <w:basedOn w:val="Normal"/>
    <w:uiPriority w:val="34"/>
    <w:qFormat/>
    <w:rsid w:val="00A124B8"/>
    <w:pPr>
      <w:ind w:left="720"/>
      <w:contextualSpacing/>
    </w:pPr>
  </w:style>
  <w:style w:type="character" w:styleId="IntenseEmphasis">
    <w:name w:val="Intense Emphasis"/>
    <w:basedOn w:val="DefaultParagraphFont"/>
    <w:uiPriority w:val="21"/>
    <w:qFormat/>
    <w:rsid w:val="00A124B8"/>
    <w:rPr>
      <w:i/>
      <w:iCs/>
      <w:color w:val="0F4761" w:themeColor="accent1" w:themeShade="BF"/>
    </w:rPr>
  </w:style>
  <w:style w:type="paragraph" w:styleId="IntenseQuote">
    <w:name w:val="Intense Quote"/>
    <w:basedOn w:val="Normal"/>
    <w:next w:val="Normal"/>
    <w:link w:val="IntenseQuoteChar"/>
    <w:uiPriority w:val="30"/>
    <w:qFormat/>
    <w:rsid w:val="00A12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4B8"/>
    <w:rPr>
      <w:i/>
      <w:iCs/>
      <w:color w:val="0F4761" w:themeColor="accent1" w:themeShade="BF"/>
    </w:rPr>
  </w:style>
  <w:style w:type="character" w:styleId="IntenseReference">
    <w:name w:val="Intense Reference"/>
    <w:basedOn w:val="DefaultParagraphFont"/>
    <w:uiPriority w:val="32"/>
    <w:qFormat/>
    <w:rsid w:val="00A124B8"/>
    <w:rPr>
      <w:b/>
      <w:bCs/>
      <w:smallCaps/>
      <w:color w:val="0F4761" w:themeColor="accent1" w:themeShade="BF"/>
      <w:spacing w:val="5"/>
    </w:rPr>
  </w:style>
  <w:style w:type="paragraph" w:styleId="NormalWeb">
    <w:name w:val="Normal (Web)"/>
    <w:basedOn w:val="Normal"/>
    <w:uiPriority w:val="99"/>
    <w:unhideWhenUsed/>
    <w:rsid w:val="00A124B8"/>
    <w:rPr>
      <w:rFonts w:ascii="Times New Roman" w:hAnsi="Times New Roman" w:cs="Times New Roman"/>
    </w:rPr>
  </w:style>
  <w:style w:type="paragraph" w:styleId="NoSpacing">
    <w:name w:val="No Spacing"/>
    <w:uiPriority w:val="1"/>
    <w:qFormat/>
    <w:rsid w:val="00A124B8"/>
    <w:pPr>
      <w:spacing w:after="0" w:line="240" w:lineRule="auto"/>
    </w:pPr>
    <w:rPr>
      <w:lang w:val="en-US"/>
    </w:rPr>
  </w:style>
  <w:style w:type="character" w:styleId="Strong">
    <w:name w:val="Strong"/>
    <w:basedOn w:val="DefaultParagraphFont"/>
    <w:uiPriority w:val="22"/>
    <w:qFormat/>
    <w:rsid w:val="00A124B8"/>
    <w:rPr>
      <w:b/>
      <w:bCs/>
    </w:rPr>
  </w:style>
  <w:style w:type="character" w:customStyle="1" w:styleId="relative">
    <w:name w:val="relative"/>
    <w:basedOn w:val="DefaultParagraphFont"/>
    <w:rsid w:val="00A124B8"/>
  </w:style>
  <w:style w:type="character" w:styleId="Hyperlink">
    <w:name w:val="Hyperlink"/>
    <w:basedOn w:val="DefaultParagraphFont"/>
    <w:uiPriority w:val="99"/>
    <w:unhideWhenUsed/>
    <w:rsid w:val="00A124B8"/>
    <w:rPr>
      <w:color w:val="467886" w:themeColor="hyperlink"/>
      <w:u w:val="single"/>
    </w:rPr>
  </w:style>
  <w:style w:type="character" w:styleId="UnresolvedMention">
    <w:name w:val="Unresolved Mention"/>
    <w:basedOn w:val="DefaultParagraphFont"/>
    <w:uiPriority w:val="99"/>
    <w:semiHidden/>
    <w:unhideWhenUsed/>
    <w:rsid w:val="00A124B8"/>
    <w:rPr>
      <w:color w:val="605E5C"/>
      <w:shd w:val="clear" w:color="auto" w:fill="E1DFDD"/>
    </w:rPr>
  </w:style>
  <w:style w:type="paragraph" w:styleId="Revision">
    <w:name w:val="Revision"/>
    <w:hidden/>
    <w:uiPriority w:val="99"/>
    <w:semiHidden/>
    <w:rsid w:val="00A124B8"/>
    <w:pPr>
      <w:spacing w:after="0" w:line="240" w:lineRule="auto"/>
    </w:pPr>
    <w:rPr>
      <w:lang w:val="en-US"/>
    </w:rPr>
  </w:style>
  <w:style w:type="paragraph" w:styleId="CommentText">
    <w:name w:val="annotation text"/>
    <w:basedOn w:val="Normal"/>
    <w:link w:val="CommentTextChar"/>
    <w:uiPriority w:val="99"/>
    <w:unhideWhenUsed/>
    <w:rsid w:val="00A124B8"/>
    <w:pPr>
      <w:spacing w:line="240" w:lineRule="auto"/>
    </w:pPr>
    <w:rPr>
      <w:sz w:val="20"/>
      <w:szCs w:val="20"/>
    </w:rPr>
  </w:style>
  <w:style w:type="character" w:customStyle="1" w:styleId="CommentTextChar">
    <w:name w:val="Comment Text Char"/>
    <w:basedOn w:val="DefaultParagraphFont"/>
    <w:link w:val="CommentText"/>
    <w:uiPriority w:val="99"/>
    <w:rsid w:val="00A124B8"/>
    <w:rPr>
      <w:sz w:val="20"/>
      <w:szCs w:val="20"/>
      <w:lang w:val="en-US"/>
    </w:rPr>
  </w:style>
  <w:style w:type="character" w:styleId="CommentReference">
    <w:name w:val="annotation reference"/>
    <w:basedOn w:val="DefaultParagraphFont"/>
    <w:uiPriority w:val="99"/>
    <w:semiHidden/>
    <w:unhideWhenUsed/>
    <w:rsid w:val="00A124B8"/>
    <w:rPr>
      <w:sz w:val="16"/>
      <w:szCs w:val="16"/>
    </w:rPr>
  </w:style>
  <w:style w:type="table" w:styleId="TableGrid">
    <w:name w:val="Table Grid"/>
    <w:basedOn w:val="TableNormal"/>
    <w:uiPriority w:val="59"/>
    <w:rsid w:val="00A124B8"/>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Subject">
    <w:name w:val="annotation subject"/>
    <w:basedOn w:val="CommentText"/>
    <w:next w:val="CommentText"/>
    <w:link w:val="CommentSubjectChar"/>
    <w:uiPriority w:val="99"/>
    <w:semiHidden/>
    <w:unhideWhenUsed/>
    <w:rsid w:val="00A124B8"/>
    <w:rPr>
      <w:b/>
      <w:bCs/>
    </w:rPr>
  </w:style>
  <w:style w:type="character" w:customStyle="1" w:styleId="CommentSubjectChar">
    <w:name w:val="Comment Subject Char"/>
    <w:basedOn w:val="CommentTextChar"/>
    <w:link w:val="CommentSubject"/>
    <w:uiPriority w:val="99"/>
    <w:semiHidden/>
    <w:rsid w:val="00A124B8"/>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nin.res.in/downloads/1northeast.pdf" TargetMode="External"/><Relationship Id="rId13" Type="http://schemas.openxmlformats.org/officeDocument/2006/relationships/hyperlink" Target="https://www.i4n.in/wp-content/uploads/2023/05/Regional-Diet-Chart-for-Sedentary-Normal-Weight-pregnant-Women.pdf" TargetMode="External"/><Relationship Id="rId18" Type="http://schemas.openxmlformats.org/officeDocument/2006/relationships/hyperlink" Target="https://www.i4n.in/wp-content/uploads/2023/05/Regional-Diet-Chart-for-Sedentary-Normal-Weight-pregnant-Women.pdf" TargetMode="External"/><Relationship Id="rId26" Type="http://schemas.openxmlformats.org/officeDocument/2006/relationships/hyperlink" Target="https://rchrpt.mohfw.gov.in/RCHRPT/Kilkari/Kilkari_Message.aspx" TargetMode="External"/><Relationship Id="rId3" Type="http://schemas.openxmlformats.org/officeDocument/2006/relationships/hyperlink" Target="https://www.acog.org/clinical/clinical-guidance/committee-opinion/articles/2013/01/weight-gain-during-pregnancy" TargetMode="External"/><Relationship Id="rId21" Type="http://schemas.openxmlformats.org/officeDocument/2006/relationships/hyperlink" Target="https://pmsma.mohfw.gov.in/wp-content/uploads/2016/10/High-Risk-Conditions-in-preg-modified-Final.pdf" TargetMode="External"/><Relationship Id="rId7" Type="http://schemas.openxmlformats.org/officeDocument/2006/relationships/hyperlink" Target="https://www.nin.res.in/dietaryguidelines/pdfjs/locale/DGI07052024P.pdf" TargetMode="External"/><Relationship Id="rId12" Type="http://schemas.openxmlformats.org/officeDocument/2006/relationships/hyperlink" Target="https://www.nin.res.in/downloads/5eastindia.pdf" TargetMode="External"/><Relationship Id="rId17" Type="http://schemas.openxmlformats.org/officeDocument/2006/relationships/hyperlink" Target="https://nhm.gov.in/images/pdf/Nutrition/AMB-guidelines/Anemia-Mukt-Bharat-Operational-Guidelines-FINAL.pdf" TargetMode="External"/><Relationship Id="rId25" Type="http://schemas.openxmlformats.org/officeDocument/2006/relationships/hyperlink" Target="https://nhm.gov.in/New_Updates_2018/NHM_Components/RMNCHA/MH/Guidelines/JSSK_Final_English.pdf" TargetMode="External"/><Relationship Id="rId2" Type="http://schemas.openxmlformats.org/officeDocument/2006/relationships/hyperlink" Target="https://nhm.gov.in/images/pdf/programmes/maternal-health/guidelines/sba_guidelines_for_skilled_attendance_at_birth.pdf" TargetMode="External"/><Relationship Id="rId16" Type="http://schemas.openxmlformats.org/officeDocument/2006/relationships/image" Target="media/image3.png"/><Relationship Id="rId20" Type="http://schemas.openxmlformats.org/officeDocument/2006/relationships/hyperlink" Target="https://nhm.gov.in/images/pdf/Nutrition/AMB-guidelines/Operational%20Guidelines%20for%20use%20use%20of%20Intravenous%20Iron%20in%20Pregnant%20and%20Lactating%20Women.pdf" TargetMode="External"/><Relationship Id="rId1" Type="http://schemas.openxmlformats.org/officeDocument/2006/relationships/hyperlink" Target="https://thehansfoundation.org/wp-content/uploads/2019/07/CBE-Guidelines-English.pdf" TargetMode="External"/><Relationship Id="rId6" Type="http://schemas.openxmlformats.org/officeDocument/2006/relationships/hyperlink" Target="https://nhm.gov.in/images/pdf/programmes/maternal-health/guidelines/National_Guidelines_for_Diagnosis_&amp;_Management_of_Gestational_Diabetes_Mellitus.pdf" TargetMode="External"/><Relationship Id="rId11" Type="http://schemas.openxmlformats.org/officeDocument/2006/relationships/hyperlink" Target="https://nin.res.in/downloads/3southindia.pdf" TargetMode="External"/><Relationship Id="rId24" Type="http://schemas.openxmlformats.org/officeDocument/2006/relationships/hyperlink" Target="https://www.hiv.uw.edu/page/mental-health-screening/phq-9" TargetMode="External"/><Relationship Id="rId5" Type="http://schemas.openxmlformats.org/officeDocument/2006/relationships/hyperlink" Target="https://nhm.gov.in/New_Updates_2018/NHM_Components/RMNCH_MH_Guidelines/Gestational-Diabetes-Mellitus.pdf" TargetMode="External"/><Relationship Id="rId15" Type="http://schemas.openxmlformats.org/officeDocument/2006/relationships/image" Target="media/image2.png"/><Relationship Id="rId23" Type="http://schemas.openxmlformats.org/officeDocument/2006/relationships/hyperlink" Target="https://www.hiv.uw.edu/page/mental-health-screening/phq-2" TargetMode="External"/><Relationship Id="rId10" Type="http://schemas.openxmlformats.org/officeDocument/2006/relationships/hyperlink" Target="https://nin.res.in/downloads/2northindia.pdf" TargetMode="External"/><Relationship Id="rId19" Type="http://schemas.openxmlformats.org/officeDocument/2006/relationships/hyperlink" Target="https://www.icmr.gov.in/icmrobject/uploads/STWs/1725952342_obg_antenatal_management.pdf" TargetMode="External"/><Relationship Id="rId4" Type="http://schemas.openxmlformats.org/officeDocument/2006/relationships/hyperlink" Target="https://openknowledge.fao.org/server/api/core/bitstreams/c949ea1a-bd5d-4788-87fa-2917f1a2ecdf/content" TargetMode="External"/><Relationship Id="rId9" Type="http://schemas.openxmlformats.org/officeDocument/2006/relationships/hyperlink" Target="https://www.nin.res.in/downloads/6westindia.pdf" TargetMode="External"/><Relationship Id="rId14" Type="http://schemas.openxmlformats.org/officeDocument/2006/relationships/hyperlink" Target="https://nhm.gov.in/images/pdf/Nutrition/AMB-guidelines/Anemia-Mukt-Bharat-Operational-Guidelines-FINAL.pdf" TargetMode="External"/><Relationship Id="rId22" Type="http://schemas.openxmlformats.org/officeDocument/2006/relationships/hyperlink" Target="https://nhm.gov.in/images/pdf/programmes/maternal-health/guidelines/National_Guidelines_for_Screening_of_Hypothyroidism_during_Pregnancy.pdf"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E0101-993C-44C4-8561-2F0656C92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47</Pages>
  <Words>9617</Words>
  <Characters>47510</Characters>
  <Application>Microsoft Office Word</Application>
  <DocSecurity>0</DocSecurity>
  <Lines>1079</Lines>
  <Paragraphs>732</Paragraphs>
  <ScaleCrop>false</ScaleCrop>
  <Company/>
  <LinksUpToDate>false</LinksUpToDate>
  <CharactersWithSpaces>56395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Mahika  Choudhary</dc:creator>
  <cp:keywords/>
  <dc:description/>
  <cp:lastModifiedBy>IPE</cp:lastModifiedBy>
  <cp:revision>13</cp:revision>
  <dcterms:created xsi:type="dcterms:W3CDTF">2026-02-06T08:31:00Z</dcterms:created>
  <dcterms:modified xsi:type="dcterms:W3CDTF">2026-02-06T11:13:00Z</dcterms:modified>
</cp:coreProperties>
</file>